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51617" w:themeColor="background2" w:themeShade="19"/>
  <w:body>
    <w:tbl>
      <w:tblPr>
        <w:tblpPr w:leftFromText="180" w:rightFromText="180" w:vertAnchor="text" w:horzAnchor="page" w:tblpX="993" w:tblpY="3207"/>
        <w:tblW w:w="9708" w:type="dxa"/>
        <w:tblLayout w:type="fixed"/>
        <w:tblCellMar>
          <w:left w:w="0" w:type="dxa"/>
          <w:right w:w="0" w:type="dxa"/>
        </w:tblCellMar>
        <w:tblLook w:val="0000" w:firstRow="0" w:lastRow="0" w:firstColumn="0" w:lastColumn="0" w:noHBand="0" w:noVBand="0"/>
      </w:tblPr>
      <w:tblGrid>
        <w:gridCol w:w="9708"/>
      </w:tblGrid>
      <w:tr w:rsidR="00C02F77" w14:paraId="66554AFF" w14:textId="77777777" w:rsidTr="62A8531A">
        <w:trPr>
          <w:trHeight w:val="2536"/>
        </w:trPr>
        <w:tc>
          <w:tcPr>
            <w:tcW w:w="9708" w:type="dxa"/>
          </w:tcPr>
          <w:p w14:paraId="2CD8E80A" w14:textId="77777777" w:rsidR="00C02F77" w:rsidRDefault="00763391">
            <w:pPr>
              <w:widowControl w:val="0"/>
              <w:rPr>
                <w:rFonts w:ascii="Arial" w:hAnsi="Arial" w:cs="Arial"/>
              </w:rPr>
            </w:pPr>
            <w:r>
              <w:rPr>
                <w:noProof/>
              </w:rPr>
              <mc:AlternateContent>
                <mc:Choice Requires="wps">
                  <w:drawing>
                    <wp:inline distT="0" distB="0" distL="0" distR="0" wp14:anchorId="0D3F8529" wp14:editId="07777777">
                      <wp:extent cx="5956300" cy="1993900"/>
                      <wp:effectExtent l="0" t="0" r="0" b="6350"/>
                      <wp:docPr id="1" name="Shape 1"/>
                      <wp:cNvGraphicFramePr/>
                      <a:graphic xmlns:a="http://schemas.openxmlformats.org/drawingml/2006/main">
                        <a:graphicData uri="http://schemas.microsoft.com/office/word/2010/wordprocessingShape">
                          <wps:wsp>
                            <wps:cNvSpPr/>
                            <wps:spPr>
                              <a:xfrm>
                                <a:off x="0" y="0"/>
                                <a:ext cx="5956300" cy="1993900"/>
                              </a:xfrm>
                              <a:prstGeom prst="rect">
                                <a:avLst/>
                              </a:prstGeom>
                              <a:noFill/>
                              <a:ln w="6350">
                                <a:noFill/>
                              </a:ln>
                            </wps:spPr>
                            <wps:style>
                              <a:lnRef idx="0">
                                <a:srgbClr val="000000"/>
                              </a:lnRef>
                              <a:fillRef idx="0">
                                <a:srgbClr val="000000"/>
                              </a:fillRef>
                              <a:effectRef idx="0">
                                <a:scrgbClr r="0" g="0" b="0"/>
                              </a:effectRef>
                              <a:fontRef idx="minor"/>
                            </wps:style>
                            <wps:txbx>
                              <w:txbxContent>
                                <w:p w14:paraId="73872819" w14:textId="291A286C" w:rsidR="00763391" w:rsidRPr="00F95FC7" w:rsidRDefault="000E0C23" w:rsidP="00F95FC7">
                                  <w:pPr>
                                    <w:jc w:val="left"/>
                                    <w:rPr>
                                      <w:rFonts w:eastAsia="Microsoft Sans Serif" w:cs="Microsoft Sans Serif"/>
                                      <w:color w:val="FFFFFF"/>
                                      <w:sz w:val="56"/>
                                      <w:szCs w:val="56"/>
                                    </w:rPr>
                                  </w:pPr>
                                  <w:r w:rsidRPr="00F95FC7">
                                    <w:rPr>
                                      <w:rFonts w:eastAsia="Microsoft Sans Serif" w:cs="Microsoft Sans Serif"/>
                                      <w:color w:val="FFFFFF"/>
                                      <w:sz w:val="56"/>
                                      <w:szCs w:val="56"/>
                                    </w:rPr>
                                    <w:t>COMMUNICATION</w:t>
                                  </w:r>
                                  <w:r w:rsidR="00F95FC7">
                                    <w:rPr>
                                      <w:rFonts w:eastAsia="Microsoft Sans Serif" w:cs="Microsoft Sans Serif"/>
                                      <w:color w:val="FFFFFF"/>
                                      <w:sz w:val="56"/>
                                      <w:szCs w:val="56"/>
                                    </w:rPr>
                                    <w:t xml:space="preserve"> </w:t>
                                  </w:r>
                                  <w:r w:rsidRPr="00F95FC7">
                                    <w:rPr>
                                      <w:rFonts w:eastAsia="Microsoft Sans Serif" w:cs="Microsoft Sans Serif"/>
                                      <w:color w:val="FFFFFF"/>
                                      <w:sz w:val="56"/>
                                      <w:szCs w:val="56"/>
                                    </w:rPr>
                                    <w:t>SKILLS</w:t>
                                  </w:r>
                                  <w:r w:rsidR="00F95FC7" w:rsidRPr="00F95FC7">
                                    <w:rPr>
                                      <w:rFonts w:eastAsia="Microsoft Sans Serif" w:cs="Microsoft Sans Serif"/>
                                      <w:color w:val="FFFFFF"/>
                                      <w:sz w:val="56"/>
                                      <w:szCs w:val="56"/>
                                    </w:rPr>
                                    <w:t xml:space="preserve"> / SCIENTIFIC COMMUNICATION</w:t>
                                  </w:r>
                                </w:p>
                              </w:txbxContent>
                            </wps:txbx>
                            <wps:bodyPr anchor="t">
                              <a:noAutofit/>
                            </wps:bodyPr>
                          </wps:wsp>
                        </a:graphicData>
                      </a:graphic>
                    </wp:inline>
                  </w:drawing>
                </mc:Choice>
                <mc:Fallback>
                  <w:pict>
                    <v:rect w14:anchorId="0D3F8529" id="Shape 1" o:spid="_x0000_s1026" style="width:469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" filled="f" stroked="f" strokeweight=".5pt">
                      <v:textbox>
                        <w:txbxContent>
                          <w:p w14:paraId="73872819" w14:textId="291A286C" w:rsidR="00763391" w:rsidRPr="00F95FC7" w:rsidRDefault="000E0C23" w:rsidP="00F95FC7">
                            <w:pPr>
                              <w:jc w:val="left"/>
                              <w:rPr>
                                <w:rFonts w:eastAsia="Microsoft Sans Serif" w:cs="Microsoft Sans Serif"/>
                                <w:color w:val="FFFFFF"/>
                                <w:sz w:val="56"/>
                                <w:szCs w:val="56"/>
                              </w:rPr>
                            </w:pPr>
                            <w:r w:rsidRPr="00F95FC7">
                              <w:rPr>
                                <w:rFonts w:eastAsia="Microsoft Sans Serif" w:cs="Microsoft Sans Serif"/>
                                <w:color w:val="FFFFFF"/>
                                <w:sz w:val="56"/>
                                <w:szCs w:val="56"/>
                              </w:rPr>
                              <w:t>COMMUNICATION</w:t>
                            </w:r>
                            <w:r w:rsidR="00F95FC7">
                              <w:rPr>
                                <w:rFonts w:eastAsia="Microsoft Sans Serif" w:cs="Microsoft Sans Serif"/>
                                <w:color w:val="FFFFFF"/>
                                <w:sz w:val="56"/>
                                <w:szCs w:val="56"/>
                              </w:rPr>
                              <w:t xml:space="preserve"> </w:t>
                            </w:r>
                            <w:r w:rsidRPr="00F95FC7">
                              <w:rPr>
                                <w:rFonts w:eastAsia="Microsoft Sans Serif" w:cs="Microsoft Sans Serif"/>
                                <w:color w:val="FFFFFF"/>
                                <w:sz w:val="56"/>
                                <w:szCs w:val="56"/>
                              </w:rPr>
                              <w:t>SKILLS</w:t>
                            </w:r>
                            <w:r w:rsidR="00F95FC7" w:rsidRPr="00F95FC7">
                              <w:rPr>
                                <w:rFonts w:eastAsia="Microsoft Sans Serif" w:cs="Microsoft Sans Serif"/>
                                <w:color w:val="FFFFFF"/>
                                <w:sz w:val="56"/>
                                <w:szCs w:val="56"/>
                              </w:rPr>
                              <w:t xml:space="preserve"> / SCIENTIFIC COMMUNICATION</w:t>
                            </w:r>
                          </w:p>
                        </w:txbxContent>
                      </v:textbox>
                      <w10:anchorlock/>
                    </v:rect>
                  </w:pict>
                </mc:Fallback>
              </mc:AlternateContent>
            </w:r>
          </w:p>
          <w:p w14:paraId="672A6659" w14:textId="77777777" w:rsidR="00C02F77" w:rsidRDefault="00763391">
            <w:pPr>
              <w:widowControl w:val="0"/>
              <w:rPr>
                <w:rFonts w:ascii="Arial" w:hAnsi="Arial" w:cs="Arial"/>
              </w:rPr>
            </w:pPr>
            <w:r>
              <w:rPr>
                <w:noProof/>
              </w:rPr>
              <mc:AlternateContent>
                <mc:Choice Requires="wps">
                  <w:drawing>
                    <wp:inline distT="0" distB="0" distL="0" distR="0" wp14:anchorId="44BAABAF" wp14:editId="07777777">
                      <wp:extent cx="785495" cy="635"/>
                      <wp:effectExtent l="0" t="38100" r="52705" b="38100"/>
                      <wp:docPr id="3" name="Shape 2"/>
                      <wp:cNvGraphicFramePr/>
                      <a:graphic xmlns:a="http://schemas.openxmlformats.org/drawingml/2006/main">
                        <a:graphicData uri="http://schemas.microsoft.com/office/word/2010/wordprocessingShape">
                          <wps:wsp>
                            <wps:cNvCnPr/>
                            <wps:spPr>
                              <a:xfrm>
                                <a:off x="0" y="0"/>
                                <a:ext cx="785520" cy="720"/>
                              </a:xfrm>
                              <a:prstGeom prst="line">
                                <a:avLst/>
                              </a:prstGeom>
                              <a:ln w="76200">
                                <a:solidFill>
                                  <a:srgbClr val="FFFFFF"/>
                                </a:solidFill>
                                <a:round/>
                              </a:ln>
                            </wps:spPr>
                            <wps:style>
                              <a:lnRef idx="1">
                                <a:schemeClr val="accent1"/>
                              </a:lnRef>
                              <a:fillRef idx="0">
                                <a:schemeClr val="accent1"/>
                              </a:fillRef>
                              <a:effectRef idx="0">
                                <a:schemeClr val="accent1"/>
                              </a:effectRef>
                              <a:fontRef idx="minor"/>
                            </wps:style>
                            <wps:bodyPr/>
                          </wps:wsp>
                        </a:graphicData>
                      </a:graphic>
                    </wp:inline>
                  </w:drawing>
                </mc:Choice>
                <mc:Fallback>
                  <w:pict>
                    <v:line w14:anchorId="66C98B31" id="Shape 2" o:spid="_x0000_s1026" style="visibility:visible;mso-wrap-style:square;mso-left-percent:-10001;mso-top-percent:-10001;mso-position-horizontal:absolute;mso-position-horizontal-relative:char;mso-position-vertical:absolute;mso-position-vertical-relative:line;mso-left-percent:-10001;mso-top-percent:-10001" from="0,0" to="61.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" strokecolor="white" strokeweight="6pt">
                      <w10:anchorlock/>
                    </v:line>
                  </w:pict>
                </mc:Fallback>
              </mc:AlternateContent>
            </w:r>
          </w:p>
          <w:p w14:paraId="6620A59E" w14:textId="77777777" w:rsidR="00C02F77" w:rsidRDefault="00763391">
            <w:pPr>
              <w:widowControl w:val="0"/>
              <w:rPr>
                <w:rFonts w:ascii="Arial" w:hAnsi="Arial" w:cs="Arial"/>
              </w:rPr>
            </w:pPr>
            <w:r>
              <w:rPr>
                <w:noProof/>
              </w:rPr>
              <mc:AlternateContent>
                <mc:Choice Requires="wps">
                  <w:drawing>
                    <wp:inline distT="0" distB="0" distL="0" distR="0" wp14:anchorId="1F8B6E38" wp14:editId="07777777">
                      <wp:extent cx="5138420" cy="746760"/>
                      <wp:effectExtent l="0" t="0" r="0" b="0"/>
                      <wp:docPr id="4" name="Shape 3"/>
                      <wp:cNvGraphicFramePr/>
                      <a:graphic xmlns:a="http://schemas.openxmlformats.org/drawingml/2006/main">
                        <a:graphicData uri="http://schemas.microsoft.com/office/word/2010/wordprocessingShape">
                          <wps:wsp>
                            <wps:cNvSpPr/>
                            <wps:spPr>
                              <a:xfrm>
                                <a:off x="0" y="0"/>
                                <a:ext cx="5138280" cy="746640"/>
                              </a:xfrm>
                              <a:prstGeom prst="rect">
                                <a:avLst/>
                              </a:prstGeom>
                              <a:noFill/>
                              <a:ln w="6350">
                                <a:noFill/>
                              </a:ln>
                            </wps:spPr>
                            <wps:style>
                              <a:lnRef idx="0">
                                <a:scrgbClr r="0" g="0" b="0"/>
                              </a:lnRef>
                              <a:fillRef idx="0">
                                <a:scrgbClr r="0" g="0" b="0"/>
                              </a:fillRef>
                              <a:effectRef idx="0">
                                <a:scrgbClr r="0" g="0" b="0"/>
                              </a:effectRef>
                              <a:fontRef idx="minor"/>
                            </wps:style>
                            <wps:txbx>
                              <w:txbxContent>
                                <w:p w14:paraId="09BEC522" w14:textId="77777777" w:rsidR="00C02F77" w:rsidRDefault="00763391">
                                  <w:pPr>
                                    <w:pStyle w:val="Subtitle"/>
                                    <w:widowControl w:val="0"/>
                                    <w:rPr>
                                      <w:color w:val="FFFFFF" w:themeColor="background1"/>
                                    </w:rPr>
                                  </w:pPr>
                                  <w:r>
                                    <w:rPr>
                                      <w:color w:val="FFFFFF" w:themeColor="background1"/>
                                    </w:rPr>
                                    <w:t>Course syllabus</w:t>
                                  </w:r>
                                </w:p>
                                <w:p w14:paraId="0A37501D" w14:textId="77777777" w:rsidR="00C02F77" w:rsidRDefault="00C02F77">
                                  <w:pPr>
                                    <w:pStyle w:val="Subtitle"/>
                                    <w:widowControl w:val="0"/>
                                    <w:rPr>
                                      <w:color w:val="FFFFFF" w:themeColor="background1"/>
                                    </w:rPr>
                                  </w:pPr>
                                </w:p>
                                <w:p w14:paraId="5DAB6C7B" w14:textId="77777777" w:rsidR="00C02F77" w:rsidRDefault="00C02F77">
                                  <w:pPr>
                                    <w:pStyle w:val="FrameContents"/>
                                    <w:widowControl w:val="0"/>
                                  </w:pPr>
                                </w:p>
                                <w:p w14:paraId="1A96363B"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p w14:paraId="02EB378F" w14:textId="77777777" w:rsidR="00C02F77" w:rsidRDefault="00C02F77">
                                  <w:pPr>
                                    <w:pStyle w:val="FrameContents"/>
                                    <w:widowControl w:val="0"/>
                                  </w:pPr>
                                </w:p>
                                <w:p w14:paraId="24F4AB51" w14:textId="77777777" w:rsidR="00C02F77" w:rsidRDefault="00763391">
                                  <w:pPr>
                                    <w:pStyle w:val="FrameContents"/>
                                    <w:widowControl w:val="0"/>
                                  </w:pPr>
                                  <w:r>
                                    <w:t xml:space="preserve">Master IEM </w:t>
                                  </w:r>
                                </w:p>
                                <w:p w14:paraId="3EE625B2" w14:textId="77777777" w:rsidR="00C02F77" w:rsidRDefault="00763391">
                                  <w:pPr>
                                    <w:pStyle w:val="Subtitle"/>
                                    <w:widowControl w:val="0"/>
                                    <w:rPr>
                                      <w:color w:val="FFFFFF" w:themeColor="background1"/>
                                    </w:rPr>
                                  </w:pPr>
                                  <w:r>
                                    <w:rPr>
                                      <w:color w:val="FFFFFF" w:themeColor="background1"/>
                                    </w:rPr>
                                    <w:t>2021-2022 Q4Course manual</w:t>
                                  </w:r>
                                </w:p>
                                <w:p w14:paraId="6A05A809" w14:textId="77777777" w:rsidR="00C02F77" w:rsidRDefault="00C02F77">
                                  <w:pPr>
                                    <w:pStyle w:val="FrameContents"/>
                                    <w:widowControl w:val="0"/>
                                  </w:pPr>
                                </w:p>
                                <w:p w14:paraId="50893BC8"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txbxContent>
                            </wps:txbx>
                            <wps:bodyPr anchor="t">
                              <a:prstTxWarp prst="textNoShape">
                                <a:avLst/>
                              </a:prstTxWarp>
                              <a:noAutofit/>
                            </wps:bodyPr>
                          </wps:wsp>
                        </a:graphicData>
                      </a:graphic>
                    </wp:inline>
                  </w:drawing>
                </mc:Choice>
                <mc:Fallback>
                  <w:pict>
                    <v:rect w14:anchorId="1F8B6E38" id="Shape 3" o:spid="_x0000_s1027" style="width:404.6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" filled="f" stroked="f" strokeweight=".5pt">
                      <v:textbox>
                        <w:txbxContent>
                          <w:p w14:paraId="09BEC522" w14:textId="77777777" w:rsidR="00C02F77" w:rsidRDefault="00763391">
                            <w:pPr>
                              <w:pStyle w:val="Subtitle"/>
                              <w:widowControl w:val="0"/>
                              <w:rPr>
                                <w:color w:val="FFFFFF" w:themeColor="background1"/>
                              </w:rPr>
                            </w:pPr>
                            <w:r>
                              <w:rPr>
                                <w:color w:val="FFFFFF" w:themeColor="background1"/>
                              </w:rPr>
                              <w:t>Course syllabus</w:t>
                            </w:r>
                          </w:p>
                          <w:p w14:paraId="0A37501D" w14:textId="77777777" w:rsidR="00C02F77" w:rsidRDefault="00C02F77">
                            <w:pPr>
                              <w:pStyle w:val="Subtitle"/>
                              <w:widowControl w:val="0"/>
                              <w:rPr>
                                <w:color w:val="FFFFFF" w:themeColor="background1"/>
                              </w:rPr>
                            </w:pPr>
                          </w:p>
                          <w:p w14:paraId="5DAB6C7B" w14:textId="77777777" w:rsidR="00C02F77" w:rsidRDefault="00C02F77">
                            <w:pPr>
                              <w:pStyle w:val="FrameContents"/>
                              <w:widowControl w:val="0"/>
                            </w:pPr>
                          </w:p>
                          <w:p w14:paraId="1A96363B"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p w14:paraId="02EB378F" w14:textId="77777777" w:rsidR="00C02F77" w:rsidRDefault="00C02F77">
                            <w:pPr>
                              <w:pStyle w:val="FrameContents"/>
                              <w:widowControl w:val="0"/>
                            </w:pPr>
                          </w:p>
                          <w:p w14:paraId="24F4AB51" w14:textId="77777777" w:rsidR="00C02F77" w:rsidRDefault="00763391">
                            <w:pPr>
                              <w:pStyle w:val="FrameContents"/>
                              <w:widowControl w:val="0"/>
                            </w:pPr>
                            <w:r>
                              <w:t xml:space="preserve">Master IEM </w:t>
                            </w:r>
                          </w:p>
                          <w:p w14:paraId="3EE625B2" w14:textId="77777777" w:rsidR="00C02F77" w:rsidRDefault="00763391">
                            <w:pPr>
                              <w:pStyle w:val="Subtitle"/>
                              <w:widowControl w:val="0"/>
                              <w:rPr>
                                <w:color w:val="FFFFFF" w:themeColor="background1"/>
                              </w:rPr>
                            </w:pPr>
                            <w:r>
                              <w:rPr>
                                <w:color w:val="FFFFFF" w:themeColor="background1"/>
                              </w:rPr>
                              <w:t>2021-2022 Q4Course manual</w:t>
                            </w:r>
                          </w:p>
                          <w:p w14:paraId="6A05A809" w14:textId="77777777" w:rsidR="00C02F77" w:rsidRDefault="00C02F77">
                            <w:pPr>
                              <w:pStyle w:val="FrameContents"/>
                              <w:widowControl w:val="0"/>
                            </w:pPr>
                          </w:p>
                          <w:p w14:paraId="50893BC8"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txbxContent>
                      </v:textbox>
                      <w10:anchorlock/>
                    </v:rect>
                  </w:pict>
                </mc:Fallback>
              </mc:AlternateContent>
            </w:r>
          </w:p>
        </w:tc>
      </w:tr>
      <w:tr w:rsidR="00C02F77" w14:paraId="642DB741" w14:textId="77777777" w:rsidTr="62A8531A">
        <w:trPr>
          <w:trHeight w:val="3814"/>
        </w:trPr>
        <w:tc>
          <w:tcPr>
            <w:tcW w:w="9708" w:type="dxa"/>
            <w:vAlign w:val="bottom"/>
          </w:tcPr>
          <w:p w14:paraId="098E5147" w14:textId="77777777" w:rsidR="00C02F77" w:rsidRDefault="00763391">
            <w:pPr>
              <w:widowControl w:val="0"/>
              <w:rPr>
                <w:rFonts w:ascii="Arial" w:hAnsi="Arial" w:cs="Arial"/>
              </w:rPr>
            </w:pPr>
            <w:r>
              <w:rPr>
                <w:noProof/>
              </w:rPr>
              <mc:AlternateContent>
                <mc:Choice Requires="wps">
                  <w:drawing>
                    <wp:inline distT="0" distB="0" distL="0" distR="0" wp14:anchorId="5BB52E87" wp14:editId="07777777">
                      <wp:extent cx="6164580" cy="1225550"/>
                      <wp:effectExtent l="0" t="0" r="0" b="0"/>
                      <wp:docPr id="6" name="Shape 4"/>
                      <wp:cNvGraphicFramePr/>
                      <a:graphic xmlns:a="http://schemas.openxmlformats.org/drawingml/2006/main">
                        <a:graphicData uri="http://schemas.microsoft.com/office/word/2010/wordprocessingShape">
                          <wps:wsp>
                            <wps:cNvSpPr/>
                            <wps:spPr>
                              <a:xfrm>
                                <a:off x="0" y="0"/>
                                <a:ext cx="6164580" cy="1225550"/>
                              </a:xfrm>
                              <a:prstGeom prst="rect">
                                <a:avLst/>
                              </a:prstGeom>
                              <a:noFill/>
                              <a:ln w="6350">
                                <a:noFill/>
                              </a:ln>
                            </wps:spPr>
                            <wps:style>
                              <a:lnRef idx="0">
                                <a:srgbClr val="000000"/>
                              </a:lnRef>
                              <a:fillRef idx="0">
                                <a:srgbClr val="000000"/>
                              </a:fillRef>
                              <a:effectRef idx="0">
                                <a:scrgbClr r="0" g="0" b="0"/>
                              </a:effectRef>
                              <a:fontRef idx="minor"/>
                            </wps:style>
                            <wps:txbx>
                              <w:txbxContent>
                                <w:p w14:paraId="55541BD0" w14:textId="77777777"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 xml:space="preserve">MSCA Digital Finance </w:t>
                                  </w:r>
                                </w:p>
                                <w:p w14:paraId="16BBD5E7" w14:textId="5B93F00D"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Academic year: 202</w:t>
                                  </w:r>
                                  <w:r w:rsidR="000E0C23">
                                    <w:rPr>
                                      <w:rFonts w:ascii="Arial" w:hAnsi="Arial" w:cs="Arial"/>
                                      <w:color w:val="FFFFFF"/>
                                      <w:sz w:val="32"/>
                                      <w:szCs w:val="32"/>
                                    </w:rPr>
                                    <w:t>5</w:t>
                                  </w:r>
                                  <w:r>
                                    <w:rPr>
                                      <w:rFonts w:ascii="Arial" w:hAnsi="Arial" w:cs="Arial"/>
                                      <w:color w:val="FFFFFF"/>
                                      <w:sz w:val="32"/>
                                      <w:szCs w:val="32"/>
                                    </w:rPr>
                                    <w:t>-202</w:t>
                                  </w:r>
                                  <w:r w:rsidR="000E0C23">
                                    <w:rPr>
                                      <w:rFonts w:ascii="Arial" w:hAnsi="Arial" w:cs="Arial"/>
                                      <w:color w:val="FFFFFF"/>
                                      <w:sz w:val="32"/>
                                      <w:szCs w:val="32"/>
                                    </w:rPr>
                                    <w:t>6</w:t>
                                  </w:r>
                                  <w:r>
                                    <w:rPr>
                                      <w:rFonts w:ascii="Arial" w:hAnsi="Arial" w:cs="Arial"/>
                                      <w:color w:val="FFFFFF"/>
                                      <w:sz w:val="32"/>
                                      <w:szCs w:val="32"/>
                                    </w:rPr>
                                    <w:t xml:space="preserve"> </w:t>
                                  </w:r>
                                </w:p>
                                <w:p w14:paraId="3F09C281" w14:textId="6CC8D695" w:rsidR="00763391" w:rsidRDefault="00763391" w:rsidP="00F85443">
                                  <w:pPr>
                                    <w:spacing w:line="252" w:lineRule="auto"/>
                                    <w:rPr>
                                      <w:rFonts w:ascii="Arial" w:hAnsi="Arial" w:cs="Arial"/>
                                      <w:color w:val="FFFFFF"/>
                                      <w:sz w:val="32"/>
                                      <w:szCs w:val="32"/>
                                    </w:rPr>
                                  </w:pPr>
                                  <w:r w:rsidRPr="00131EFD">
                                    <w:rPr>
                                      <w:rFonts w:ascii="Arial" w:hAnsi="Arial" w:cs="Arial"/>
                                      <w:color w:val="FFFFFF"/>
                                      <w:sz w:val="32"/>
                                      <w:szCs w:val="32"/>
                                    </w:rPr>
                                    <w:t>Course code: MSCA_DF_</w:t>
                                  </w:r>
                                  <w:r w:rsidR="000E0C23" w:rsidRPr="00131EFD">
                                    <w:rPr>
                                      <w:rFonts w:ascii="Arial" w:hAnsi="Arial" w:cs="Arial"/>
                                      <w:color w:val="FFFFFF"/>
                                      <w:sz w:val="32"/>
                                      <w:szCs w:val="32"/>
                                    </w:rPr>
                                    <w:t>2</w:t>
                                  </w:r>
                                  <w:r w:rsidR="00D4775B" w:rsidRPr="00131EFD">
                                    <w:rPr>
                                      <w:rFonts w:ascii="Arial" w:hAnsi="Arial" w:cs="Arial"/>
                                      <w:color w:val="FFFFFF"/>
                                      <w:sz w:val="32"/>
                                      <w:szCs w:val="32"/>
                                    </w:rPr>
                                    <w:t>6_</w:t>
                                  </w:r>
                                  <w:r w:rsidR="00131EFD">
                                    <w:rPr>
                                      <w:rFonts w:ascii="Arial" w:hAnsi="Arial" w:cs="Arial"/>
                                      <w:color w:val="FFFFFF"/>
                                      <w:sz w:val="32"/>
                                      <w:szCs w:val="32"/>
                                    </w:rPr>
                                    <w:t>39+48</w:t>
                                  </w:r>
                                </w:p>
                              </w:txbxContent>
                            </wps:txbx>
                            <wps:bodyPr anchor="t">
                              <a:noAutofit/>
                            </wps:bodyPr>
                          </wps:wsp>
                        </a:graphicData>
                      </a:graphic>
                    </wp:inline>
                  </w:drawing>
                </mc:Choice>
                <mc:Fallback>
                  <w:pict>
                    <v:rect w14:anchorId="5BB52E87" id="Shape 4" o:spid="_x0000_s1028" style="width:485.4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" filled="f" stroked="f" strokeweight=".5pt">
                      <v:textbox>
                        <w:txbxContent>
                          <w:p w14:paraId="55541BD0" w14:textId="77777777"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 xml:space="preserve">MSCA Digital Finance </w:t>
                            </w:r>
                          </w:p>
                          <w:p w14:paraId="16BBD5E7" w14:textId="5B93F00D"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Academic year: 202</w:t>
                            </w:r>
                            <w:r w:rsidR="000E0C23">
                              <w:rPr>
                                <w:rFonts w:ascii="Arial" w:hAnsi="Arial" w:cs="Arial"/>
                                <w:color w:val="FFFFFF"/>
                                <w:sz w:val="32"/>
                                <w:szCs w:val="32"/>
                              </w:rPr>
                              <w:t>5</w:t>
                            </w:r>
                            <w:r>
                              <w:rPr>
                                <w:rFonts w:ascii="Arial" w:hAnsi="Arial" w:cs="Arial"/>
                                <w:color w:val="FFFFFF"/>
                                <w:sz w:val="32"/>
                                <w:szCs w:val="32"/>
                              </w:rPr>
                              <w:t>-202</w:t>
                            </w:r>
                            <w:r w:rsidR="000E0C23">
                              <w:rPr>
                                <w:rFonts w:ascii="Arial" w:hAnsi="Arial" w:cs="Arial"/>
                                <w:color w:val="FFFFFF"/>
                                <w:sz w:val="32"/>
                                <w:szCs w:val="32"/>
                              </w:rPr>
                              <w:t>6</w:t>
                            </w:r>
                            <w:r>
                              <w:rPr>
                                <w:rFonts w:ascii="Arial" w:hAnsi="Arial" w:cs="Arial"/>
                                <w:color w:val="FFFFFF"/>
                                <w:sz w:val="32"/>
                                <w:szCs w:val="32"/>
                              </w:rPr>
                              <w:t xml:space="preserve"> </w:t>
                            </w:r>
                          </w:p>
                          <w:p w14:paraId="3F09C281" w14:textId="6CC8D695" w:rsidR="00763391" w:rsidRDefault="00763391" w:rsidP="00F85443">
                            <w:pPr>
                              <w:spacing w:line="252" w:lineRule="auto"/>
                              <w:rPr>
                                <w:rFonts w:ascii="Arial" w:hAnsi="Arial" w:cs="Arial"/>
                                <w:color w:val="FFFFFF"/>
                                <w:sz w:val="32"/>
                                <w:szCs w:val="32"/>
                              </w:rPr>
                            </w:pPr>
                            <w:r w:rsidRPr="00131EFD">
                              <w:rPr>
                                <w:rFonts w:ascii="Arial" w:hAnsi="Arial" w:cs="Arial"/>
                                <w:color w:val="FFFFFF"/>
                                <w:sz w:val="32"/>
                                <w:szCs w:val="32"/>
                              </w:rPr>
                              <w:t>Course code: MSCA_DF_</w:t>
                            </w:r>
                            <w:r w:rsidR="000E0C23" w:rsidRPr="00131EFD">
                              <w:rPr>
                                <w:rFonts w:ascii="Arial" w:hAnsi="Arial" w:cs="Arial"/>
                                <w:color w:val="FFFFFF"/>
                                <w:sz w:val="32"/>
                                <w:szCs w:val="32"/>
                              </w:rPr>
                              <w:t>2</w:t>
                            </w:r>
                            <w:r w:rsidR="00D4775B" w:rsidRPr="00131EFD">
                              <w:rPr>
                                <w:rFonts w:ascii="Arial" w:hAnsi="Arial" w:cs="Arial"/>
                                <w:color w:val="FFFFFF"/>
                                <w:sz w:val="32"/>
                                <w:szCs w:val="32"/>
                              </w:rPr>
                              <w:t>6_</w:t>
                            </w:r>
                            <w:r w:rsidR="00131EFD">
                              <w:rPr>
                                <w:rFonts w:ascii="Arial" w:hAnsi="Arial" w:cs="Arial"/>
                                <w:color w:val="FFFFFF"/>
                                <w:sz w:val="32"/>
                                <w:szCs w:val="32"/>
                              </w:rPr>
                              <w:t>39+48</w:t>
                            </w:r>
                          </w:p>
                        </w:txbxContent>
                      </v:textbox>
                      <w10:anchorlock/>
                    </v:rect>
                  </w:pict>
                </mc:Fallback>
              </mc:AlternateContent>
            </w:r>
          </w:p>
          <w:p w14:paraId="267CB0C6" w14:textId="77777777" w:rsidR="00C02F77" w:rsidRDefault="00763391">
            <w:pPr>
              <w:widowControl w:val="0"/>
            </w:pPr>
            <w:r>
              <w:rPr>
                <w:noProof/>
              </w:rPr>
              <mc:AlternateContent>
                <mc:Choice Requires="wps">
                  <w:drawing>
                    <wp:inline distT="0" distB="0" distL="0" distR="0" wp14:anchorId="757910BC" wp14:editId="07777777">
                      <wp:extent cx="3184525" cy="788670"/>
                      <wp:effectExtent l="0" t="0" r="0" b="0"/>
                      <wp:docPr id="8" name="Shape 5"/>
                      <wp:cNvGraphicFramePr/>
                      <a:graphic xmlns:a="http://schemas.openxmlformats.org/drawingml/2006/main">
                        <a:graphicData uri="http://schemas.microsoft.com/office/word/2010/wordprocessingShape">
                          <wps:wsp>
                            <wps:cNvSpPr/>
                            <wps:spPr>
                              <a:xfrm>
                                <a:off x="0" y="0"/>
                                <a:ext cx="3184525" cy="788670"/>
                              </a:xfrm>
                              <a:prstGeom prst="rect">
                                <a:avLst/>
                              </a:prstGeom>
                              <a:noFill/>
                              <a:ln w="6350">
                                <a:noFill/>
                              </a:ln>
                            </wps:spPr>
                            <wps:style>
                              <a:lnRef idx="0">
                                <a:srgbClr val="000000"/>
                              </a:lnRef>
                              <a:fillRef idx="0">
                                <a:srgbClr val="000000"/>
                              </a:fillRef>
                              <a:effectRef idx="0">
                                <a:scrgbClr r="0" g="0" b="0"/>
                              </a:effectRef>
                              <a:fontRef idx="minor"/>
                            </wps:style>
                            <wps:txbx>
                              <w:txbxContent>
                                <w:p w14:paraId="2F12FB2B" w14:textId="32B85B7F"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Course coordinator:   </w:t>
                                  </w:r>
                                  <w:r w:rsidR="000F7E93">
                                    <w:rPr>
                                      <w:rFonts w:eastAsia="Microsoft Sans Serif" w:cs="Microsoft Sans Serif"/>
                                      <w:color w:val="FFFFFF"/>
                                    </w:rPr>
                                    <w:t>X</w:t>
                                  </w:r>
                                  <w:r w:rsidR="00B7080B">
                                    <w:rPr>
                                      <w:rFonts w:eastAsia="Microsoft Sans Serif" w:cs="Microsoft Sans Serif"/>
                                      <w:color w:val="FFFFFF"/>
                                    </w:rPr>
                                    <w:t>ia</w:t>
                                  </w:r>
                                  <w:r w:rsidR="00913C00">
                                    <w:rPr>
                                      <w:rFonts w:eastAsia="Microsoft Sans Serif" w:cs="Microsoft Sans Serif"/>
                                      <w:color w:val="FFFFFF"/>
                                    </w:rPr>
                                    <w:t xml:space="preserve">ohong </w:t>
                                  </w:r>
                                  <w:r w:rsidR="000F7E93">
                                    <w:rPr>
                                      <w:rFonts w:eastAsia="Microsoft Sans Serif" w:cs="Microsoft Sans Serif"/>
                                      <w:color w:val="FFFFFF"/>
                                    </w:rPr>
                                    <w:t>H</w:t>
                                  </w:r>
                                  <w:r w:rsidR="00913C00">
                                    <w:rPr>
                                      <w:rFonts w:eastAsia="Microsoft Sans Serif" w:cs="Microsoft Sans Serif"/>
                                      <w:color w:val="FFFFFF"/>
                                    </w:rPr>
                                    <w:t>uang</w:t>
                                  </w:r>
                                </w:p>
                                <w:p w14:paraId="063A767E"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0BE07966"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p w14:paraId="3D9DE551"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6D733528"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Wouter van Heeswijk (coordinator)</w:t>
                                  </w:r>
                                </w:p>
                                <w:p w14:paraId="77CB2C79"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Jörg Osterrieder</w:t>
                                  </w:r>
                                </w:p>
                                <w:p w14:paraId="4876225B"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7710D565"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txbxContent>
                            </wps:txbx>
                            <wps:bodyPr anchor="t">
                              <a:noAutofit/>
                            </wps:bodyPr>
                          </wps:wsp>
                        </a:graphicData>
                      </a:graphic>
                    </wp:inline>
                  </w:drawing>
                </mc:Choice>
                <mc:Fallback>
                  <w:pict>
                    <v:rect w14:anchorId="757910BC" id="Shape 5" o:spid="_x0000_s1029" style="width:250.75pt;height:6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" filled="f" stroked="f" strokeweight=".5pt">
                      <v:textbox>
                        <w:txbxContent>
                          <w:p w14:paraId="2F12FB2B" w14:textId="32B85B7F"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Course coordinator:   </w:t>
                            </w:r>
                            <w:r w:rsidR="000F7E93">
                              <w:rPr>
                                <w:rFonts w:eastAsia="Microsoft Sans Serif" w:cs="Microsoft Sans Serif"/>
                                <w:color w:val="FFFFFF"/>
                              </w:rPr>
                              <w:t>X</w:t>
                            </w:r>
                            <w:r w:rsidR="00B7080B">
                              <w:rPr>
                                <w:rFonts w:eastAsia="Microsoft Sans Serif" w:cs="Microsoft Sans Serif"/>
                                <w:color w:val="FFFFFF"/>
                              </w:rPr>
                              <w:t>ia</w:t>
                            </w:r>
                            <w:r w:rsidR="00913C00">
                              <w:rPr>
                                <w:rFonts w:eastAsia="Microsoft Sans Serif" w:cs="Microsoft Sans Serif"/>
                                <w:color w:val="FFFFFF"/>
                              </w:rPr>
                              <w:t xml:space="preserve">ohong </w:t>
                            </w:r>
                            <w:r w:rsidR="000F7E93">
                              <w:rPr>
                                <w:rFonts w:eastAsia="Microsoft Sans Serif" w:cs="Microsoft Sans Serif"/>
                                <w:color w:val="FFFFFF"/>
                              </w:rPr>
                              <w:t>H</w:t>
                            </w:r>
                            <w:r w:rsidR="00913C00">
                              <w:rPr>
                                <w:rFonts w:eastAsia="Microsoft Sans Serif" w:cs="Microsoft Sans Serif"/>
                                <w:color w:val="FFFFFF"/>
                              </w:rPr>
                              <w:t>uang</w:t>
                            </w:r>
                          </w:p>
                          <w:p w14:paraId="063A767E"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0BE07966"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p w14:paraId="3D9DE551"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6D733528"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Wouter van Heeswijk (coordinator)</w:t>
                            </w:r>
                          </w:p>
                          <w:p w14:paraId="77CB2C79"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Jörg </w:t>
                            </w:r>
                            <w:proofErr w:type="spellStart"/>
                            <w:r>
                              <w:rPr>
                                <w:rFonts w:eastAsia="Microsoft Sans Serif" w:cs="Microsoft Sans Serif"/>
                                <w:color w:val="FFFFFF"/>
                              </w:rPr>
                              <w:t>Osterrieder</w:t>
                            </w:r>
                            <w:proofErr w:type="spellEnd"/>
                          </w:p>
                          <w:p w14:paraId="4876225B"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7710D565"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txbxContent>
                      </v:textbox>
                      <w10:anchorlock/>
                    </v:rect>
                  </w:pict>
                </mc:Fallback>
              </mc:AlternateContent>
            </w:r>
          </w:p>
        </w:tc>
      </w:tr>
    </w:tbl>
    <w:p w14:paraId="3FDB33E9" w14:textId="46071CC8" w:rsidR="002F6844" w:rsidRDefault="002F6844">
      <w:pPr>
        <w:rPr>
          <w:ins w:id="0" w:author="Microsoft Word" w:date="2024-12-02T00:35:00Z" w16du:dateUtc="2024-12-01T22:35:00Z"/>
          <w:rFonts w:ascii="Arial" w:hAnsi="Arial" w:cs="Arial"/>
        </w:rPr>
      </w:pPr>
    </w:p>
    <w:p w14:paraId="05004E28" w14:textId="1A552127" w:rsidR="0010483E" w:rsidRDefault="0010483E">
      <w:pPr>
        <w:rPr>
          <w:ins w:id="1" w:author="Microsoft Word" w:date="2024-12-02T00:35:00Z" w16du:dateUtc="2024-12-01T22:35:00Z"/>
          <w:rFonts w:ascii="Arial" w:hAnsi="Arial" w:cs="Arial"/>
        </w:rPr>
      </w:pPr>
    </w:p>
    <w:p w14:paraId="77A2A531" w14:textId="0A57C681" w:rsidR="00C02F77" w:rsidRDefault="00763391">
      <w:pPr>
        <w:rPr>
          <w:ins w:id="2" w:author="Microsoft Word" w:date="2024-12-02T00:35:00Z" w16du:dateUtc="2024-12-01T22:35:00Z"/>
          <w:rFonts w:ascii="Arial" w:hAnsi="Arial" w:cs="Arial"/>
        </w:rPr>
      </w:pPr>
      <w:ins w:id="3" w:author="Microsoft Word" w:date="2024-12-02T00:35:00Z" w16du:dateUtc="2024-12-01T22:35:00Z">
        <w:r>
          <w:rPr>
            <w:rFonts w:ascii="Arial" w:hAnsi="Arial" w:cs="Arial"/>
            <w:noProof/>
          </w:rPr>
          <w:drawing>
            <wp:anchor distT="0" distB="0" distL="0" distR="0" simplePos="0" relativeHeight="251661315" behindDoc="0" locked="0" layoutInCell="0" allowOverlap="1" wp14:anchorId="140FC165" wp14:editId="3B7AEF1F">
              <wp:simplePos x="0" y="0"/>
              <wp:positionH relativeFrom="column">
                <wp:posOffset>-605790</wp:posOffset>
              </wp:positionH>
              <wp:positionV relativeFrom="paragraph">
                <wp:posOffset>7493635</wp:posOffset>
              </wp:positionV>
              <wp:extent cx="1686560" cy="1686560"/>
              <wp:effectExtent l="0" t="0" r="0" b="0"/>
              <wp:wrapSquare wrapText="largest"/>
              <wp:docPr id="69996840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9443"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r>
          <w:rPr>
            <w:rFonts w:ascii="Arial" w:hAnsi="Arial" w:cs="Arial"/>
            <w:noProof/>
          </w:rPr>
          <mc:AlternateContent>
            <mc:Choice Requires="wps">
              <w:drawing>
                <wp:anchor distT="0" distB="0" distL="0" distR="0" simplePos="0" relativeHeight="251658240" behindDoc="1" locked="0" layoutInCell="0" allowOverlap="1" wp14:anchorId="1B784160" wp14:editId="333D6EDA">
                  <wp:simplePos x="0" y="0"/>
                  <wp:positionH relativeFrom="column">
                    <wp:posOffset>-731520</wp:posOffset>
                  </wp:positionH>
                  <wp:positionV relativeFrom="page">
                    <wp:posOffset>0</wp:posOffset>
                  </wp:positionV>
                  <wp:extent cx="8086090" cy="8369935"/>
                  <wp:effectExtent l="0" t="0" r="0" b="0"/>
                  <wp:wrapNone/>
                  <wp:docPr id="12" name="Rectangle 2" descr="colored rectangle"/>
                  <wp:cNvGraphicFramePr/>
                  <a:graphic xmlns:a="http://schemas.openxmlformats.org/drawingml/2006/main">
                    <a:graphicData uri="http://schemas.microsoft.com/office/word/2010/wordprocessingShape">
                      <wps:wsp>
                        <wps:cNvSpPr/>
                        <wps:spPr>
                          <a:xfrm>
                            <a:off x="0" y="0"/>
                            <a:ext cx="8086090" cy="836993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7B600BB3" id="Rectangle 2" o:spid="_x0000_s1026" alt="colored rectangle" style="position:absolute;margin-left:-57.6pt;margin-top:0;width:636.7pt;height:659.05pt;z-index:-251658240;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" o:allowincell="f" fillcolor="#0070c0" stroked="f" strokeweight="2pt">
                  <w10:wrap anchory="page"/>
                </v:rect>
              </w:pict>
            </mc:Fallback>
          </mc:AlternateContent>
        </w:r>
      </w:ins>
    </w:p>
    <w:p w14:paraId="5A825F5D" w14:textId="68C90AFB" w:rsidR="00C02F77" w:rsidRDefault="00C127FE">
      <w:pPr>
        <w:spacing w:after="200"/>
        <w:rPr>
          <w:rFonts w:ascii="Arial" w:hAnsi="Arial" w:cs="Arial"/>
        </w:rPr>
      </w:pPr>
      <w:ins w:id="4" w:author="Microsoft Word" w:date="2024-12-02T00:35:00Z" w16du:dateUtc="2024-12-01T22:35:00Z">
        <w:r>
          <w:rPr>
            <w:rFonts w:ascii="Arial" w:hAnsi="Arial" w:cs="Arial"/>
            <w:noProof/>
          </w:rPr>
          <w:drawing>
            <wp:anchor distT="0" distB="0" distL="0" distR="0" simplePos="0" relativeHeight="251658242" behindDoc="0" locked="0" layoutInCell="0" allowOverlap="1" wp14:anchorId="689A1909" wp14:editId="03B7349A">
              <wp:simplePos x="0" y="0"/>
              <wp:positionH relativeFrom="page">
                <wp:align>right</wp:align>
              </wp:positionH>
              <wp:positionV relativeFrom="paragraph">
                <wp:posOffset>7826660</wp:posOffset>
              </wp:positionV>
              <wp:extent cx="3336290" cy="743585"/>
              <wp:effectExtent l="0" t="0" r="0" b="0"/>
              <wp:wrapSquare wrapText="largest"/>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2"/>
                      <a:stretch>
                        <a:fillRect/>
                      </a:stretch>
                    </pic:blipFill>
                    <pic:spPr bwMode="auto">
                      <a:xfrm>
                        <a:off x="0" y="0"/>
                        <a:ext cx="3336290" cy="743585"/>
                      </a:xfrm>
                      <a:prstGeom prst="rect">
                        <a:avLst/>
                      </a:prstGeom>
                    </pic:spPr>
                  </pic:pic>
                </a:graphicData>
              </a:graphic>
            </wp:anchor>
          </w:drawing>
        </w:r>
      </w:ins>
      <w:del w:id="5" w:author="Microsoft Word" w:date="2024-12-02T00:35:00Z" w16du:dateUtc="2024-12-01T22:35:00Z">
        <w:r>
          <w:rPr>
            <w:rFonts w:ascii="Arial" w:hAnsi="Arial" w:cs="Arial"/>
            <w:noProof/>
          </w:rPr>
          <w:drawing>
            <wp:anchor distT="0" distB="0" distL="0" distR="0" simplePos="0" relativeHeight="251673603" behindDoc="0" locked="0" layoutInCell="0" allowOverlap="1" wp14:anchorId="559DA1B2" wp14:editId="7180BA2D">
              <wp:simplePos x="0" y="0"/>
              <wp:positionH relativeFrom="column">
                <wp:posOffset>1735294</wp:posOffset>
              </wp:positionH>
              <wp:positionV relativeFrom="paragraph">
                <wp:posOffset>7965061</wp:posOffset>
              </wp:positionV>
              <wp:extent cx="1482725" cy="591820"/>
              <wp:effectExtent l="0" t="0" r="0" b="0"/>
              <wp:wrapNone/>
              <wp:docPr id="695442731" name="Graphic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456" name="Graphic 201"/>
                      <pic:cNvPicPr>
                        <a:picLocks noChangeAspect="1" noChangeArrowheads="1"/>
                      </pic:cNvPicPr>
                    </pic:nvPicPr>
                    <pic:blipFill>
                      <a:blip r:embed="rId13"/>
                      <a:srcRect l="22516" t="35508" r="23396" b="35701"/>
                      <a:stretch>
                        <a:fillRect/>
                      </a:stretch>
                    </pic:blipFill>
                    <pic:spPr bwMode="auto">
                      <a:xfrm>
                        <a:off x="0" y="0"/>
                        <a:ext cx="1482725" cy="591820"/>
                      </a:xfrm>
                      <a:prstGeom prst="rect">
                        <a:avLst/>
                      </a:prstGeom>
                    </pic:spPr>
                  </pic:pic>
                </a:graphicData>
              </a:graphic>
            </wp:anchor>
          </w:drawing>
        </w:r>
      </w:del>
      <w:ins w:id="6" w:author="Microsoft Word" w:date="2024-12-02T00:35:00Z" w16du:dateUtc="2024-12-01T22:35:00Z">
        <w:r>
          <w:rPr>
            <w:rFonts w:ascii="Arial" w:hAnsi="Arial" w:cs="Arial"/>
            <w:noProof/>
          </w:rPr>
          <w:drawing>
            <wp:anchor distT="0" distB="0" distL="0" distR="0" simplePos="0" relativeHeight="251666435" behindDoc="0" locked="0" layoutInCell="0" allowOverlap="1" wp14:anchorId="7D8B99EC" wp14:editId="3BF6DA4B">
              <wp:simplePos x="0" y="0"/>
              <wp:positionH relativeFrom="column">
                <wp:posOffset>-605468</wp:posOffset>
              </wp:positionH>
              <wp:positionV relativeFrom="paragraph">
                <wp:posOffset>6899996</wp:posOffset>
              </wp:positionV>
              <wp:extent cx="1686560" cy="1686560"/>
              <wp:effectExtent l="0" t="0" r="0" b="0"/>
              <wp:wrapSquare wrapText="largest"/>
              <wp:docPr id="100814899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32454"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r w:rsidR="00763391">
          <w:rPr>
            <w:rFonts w:ascii="Arial" w:hAnsi="Arial" w:cs="Arial"/>
            <w:noProof/>
          </w:rPr>
          <w:drawing>
            <wp:anchor distT="0" distB="0" distL="0" distR="0" simplePos="0" relativeHeight="251658241" behindDoc="0" locked="0" layoutInCell="0" allowOverlap="1" wp14:anchorId="51842CF6" wp14:editId="48BA484D">
              <wp:simplePos x="0" y="0"/>
              <wp:positionH relativeFrom="column">
                <wp:posOffset>-605790</wp:posOffset>
              </wp:positionH>
              <wp:positionV relativeFrom="paragraph">
                <wp:posOffset>7493635</wp:posOffset>
              </wp:positionV>
              <wp:extent cx="1686560" cy="168656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ins>
      <w:r w:rsidR="00763391">
        <w:br w:type="page"/>
      </w:r>
    </w:p>
    <w:p w14:paraId="292EA821" w14:textId="3B7AF506" w:rsidR="62A8531A" w:rsidRDefault="62A8531A" w:rsidP="62A8531A">
      <w:pPr>
        <w:pStyle w:val="NoSpacing"/>
        <w:rPr>
          <w:rFonts w:ascii="Arial" w:hAnsi="Arial" w:cs="Arial"/>
          <w:sz w:val="52"/>
          <w:szCs w:val="52"/>
        </w:rPr>
      </w:pPr>
      <w:bookmarkStart w:id="7" w:name="_Toc2079066"/>
      <w:bookmarkStart w:id="8" w:name="_Toc37771614"/>
      <w:bookmarkStart w:id="9" w:name="_Toc25319792"/>
      <w:bookmarkStart w:id="10" w:name="_Toc38033636"/>
      <w:bookmarkStart w:id="11" w:name="_Toc2079053"/>
      <w:bookmarkStart w:id="12" w:name="_Toc38033604"/>
      <w:bookmarkStart w:id="13" w:name="_Toc69223943"/>
      <w:bookmarkStart w:id="14" w:name="_Toc101261893"/>
      <w:r w:rsidRPr="62A8531A">
        <w:rPr>
          <w:rFonts w:ascii="Arial" w:hAnsi="Arial" w:cs="Arial"/>
          <w:sz w:val="52"/>
          <w:szCs w:val="52"/>
        </w:rPr>
        <w:lastRenderedPageBreak/>
        <w:t xml:space="preserve">Course </w:t>
      </w:r>
      <w:r w:rsidR="00D4775B" w:rsidRPr="62A8531A">
        <w:rPr>
          <w:rFonts w:ascii="Arial" w:hAnsi="Arial" w:cs="Arial"/>
          <w:sz w:val="52"/>
          <w:szCs w:val="52"/>
        </w:rPr>
        <w:t>Manual</w:t>
      </w:r>
      <w:r w:rsidRPr="62A8531A">
        <w:rPr>
          <w:rFonts w:ascii="Arial" w:hAnsi="Arial" w:cs="Arial"/>
          <w:sz w:val="52"/>
          <w:szCs w:val="52"/>
        </w:rPr>
        <w:t xml:space="preserve"> </w:t>
      </w:r>
      <w:r w:rsidR="00913C00">
        <w:rPr>
          <w:rFonts w:ascii="Arial" w:hAnsi="Arial" w:cs="Arial"/>
          <w:sz w:val="52"/>
          <w:szCs w:val="52"/>
        </w:rPr>
        <w:t>Communication Skills</w:t>
      </w:r>
      <w:bookmarkEnd w:id="7"/>
      <w:bookmarkEnd w:id="8"/>
      <w:bookmarkEnd w:id="9"/>
      <w:bookmarkEnd w:id="10"/>
      <w:bookmarkEnd w:id="11"/>
      <w:bookmarkEnd w:id="12"/>
      <w:bookmarkEnd w:id="13"/>
      <w:bookmarkEnd w:id="14"/>
      <w:r w:rsidR="00D4775B">
        <w:rPr>
          <w:rFonts w:ascii="Arial" w:hAnsi="Arial" w:cs="Arial"/>
          <w:sz w:val="52"/>
          <w:szCs w:val="52"/>
        </w:rPr>
        <w:t xml:space="preserve"> / Scientific Communication </w:t>
      </w:r>
    </w:p>
    <w:p w14:paraId="3EF4CE9E" w14:textId="77777777" w:rsidR="00D4775B" w:rsidRDefault="00D4775B" w:rsidP="62A8531A">
      <w:pPr>
        <w:pStyle w:val="NoSpacing"/>
        <w:rPr>
          <w:rFonts w:ascii="Arial" w:hAnsi="Arial" w:cs="Arial"/>
          <w:sz w:val="52"/>
          <w:szCs w:val="52"/>
        </w:rPr>
      </w:pPr>
    </w:p>
    <w:p w14:paraId="291E35A2" w14:textId="77777777" w:rsidR="00C02F77" w:rsidRDefault="00763391">
      <w:pPr>
        <w:pStyle w:val="Heading1"/>
        <w:rPr>
          <w:rFonts w:ascii="Arial" w:hAnsi="Arial"/>
        </w:rPr>
      </w:pPr>
      <w:bookmarkStart w:id="15" w:name="_Toc101771725"/>
      <w:bookmarkStart w:id="16" w:name="_Toc2079054"/>
      <w:bookmarkStart w:id="17" w:name="_Toc196744248"/>
      <w:r>
        <w:rPr>
          <w:rFonts w:ascii="Arial" w:hAnsi="Arial" w:cs="Arial"/>
        </w:rPr>
        <w:t>Content</w:t>
      </w:r>
      <w:bookmarkEnd w:id="15"/>
      <w:bookmarkEnd w:id="16"/>
      <w:bookmarkEnd w:id="17"/>
    </w:p>
    <w:sdt>
      <w:sdtPr>
        <w:id w:val="1962342289"/>
        <w:docPartObj>
          <w:docPartGallery w:val="Table of Contents"/>
          <w:docPartUnique/>
        </w:docPartObj>
      </w:sdtPr>
      <w:sdtEndPr/>
      <w:sdtContent>
        <w:p w14:paraId="40B1FDC7" w14:textId="7C5B1EC2" w:rsidR="00913C00" w:rsidRDefault="00763391">
          <w:pPr>
            <w:pStyle w:val="TOC1"/>
            <w:tabs>
              <w:tab w:val="right" w:leader="dot" w:pos="9926"/>
            </w:tabs>
            <w:rPr>
              <w:rFonts w:asciiTheme="minorHAnsi" w:hAnsiTheme="minorHAnsi"/>
              <w:noProof/>
              <w:kern w:val="2"/>
              <w:sz w:val="24"/>
              <w:szCs w:val="24"/>
              <w:lang w:val="en-GB" w:eastAsia="en-GB"/>
              <w14:ligatures w14:val="standardContextual"/>
            </w:rPr>
          </w:pPr>
          <w:r>
            <w:fldChar w:fldCharType="begin"/>
          </w:r>
          <w:r>
            <w:rPr>
              <w:rStyle w:val="IndexLink"/>
              <w:webHidden/>
            </w:rPr>
            <w:instrText xml:space="preserve"> TOC \z \o "1-4" \u \h</w:instrText>
          </w:r>
          <w:r>
            <w:rPr>
              <w:rStyle w:val="IndexLink"/>
            </w:rPr>
            <w:fldChar w:fldCharType="separate"/>
          </w:r>
          <w:hyperlink w:anchor="_Toc196744248" w:history="1">
            <w:r w:rsidR="00913C00" w:rsidRPr="00E07614">
              <w:rPr>
                <w:rStyle w:val="Hyperlink"/>
                <w:rFonts w:ascii="Arial" w:hAnsi="Arial" w:cs="Arial"/>
                <w:noProof/>
              </w:rPr>
              <w:t>Content</w:t>
            </w:r>
            <w:r w:rsidR="00913C00">
              <w:rPr>
                <w:noProof/>
                <w:webHidden/>
              </w:rPr>
              <w:tab/>
            </w:r>
            <w:r w:rsidR="00913C00">
              <w:rPr>
                <w:noProof/>
                <w:webHidden/>
              </w:rPr>
              <w:fldChar w:fldCharType="begin"/>
            </w:r>
            <w:r w:rsidR="00913C00">
              <w:rPr>
                <w:noProof/>
                <w:webHidden/>
              </w:rPr>
              <w:instrText xml:space="preserve"> PAGEREF _Toc196744248 \h </w:instrText>
            </w:r>
            <w:r w:rsidR="00913C00">
              <w:rPr>
                <w:noProof/>
                <w:webHidden/>
              </w:rPr>
            </w:r>
            <w:r w:rsidR="00913C00">
              <w:rPr>
                <w:noProof/>
                <w:webHidden/>
              </w:rPr>
              <w:fldChar w:fldCharType="separate"/>
            </w:r>
            <w:r w:rsidR="00913C00">
              <w:rPr>
                <w:noProof/>
                <w:webHidden/>
              </w:rPr>
              <w:t>2</w:t>
            </w:r>
            <w:r w:rsidR="00913C00">
              <w:rPr>
                <w:noProof/>
                <w:webHidden/>
              </w:rPr>
              <w:fldChar w:fldCharType="end"/>
            </w:r>
          </w:hyperlink>
        </w:p>
        <w:p w14:paraId="0761A4B9" w14:textId="3222F292"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49" w:history="1">
            <w:r w:rsidRPr="00E07614">
              <w:rPr>
                <w:rStyle w:val="Hyperlink"/>
                <w:rFonts w:ascii="Arial" w:hAnsi="Arial" w:cs="Arial"/>
                <w:noProof/>
              </w:rPr>
              <w:t>1. Meet the teaching team</w:t>
            </w:r>
            <w:r>
              <w:rPr>
                <w:noProof/>
                <w:webHidden/>
              </w:rPr>
              <w:tab/>
            </w:r>
            <w:r>
              <w:rPr>
                <w:noProof/>
                <w:webHidden/>
              </w:rPr>
              <w:fldChar w:fldCharType="begin"/>
            </w:r>
            <w:r>
              <w:rPr>
                <w:noProof/>
                <w:webHidden/>
              </w:rPr>
              <w:instrText xml:space="preserve"> PAGEREF _Toc196744249 \h </w:instrText>
            </w:r>
            <w:r>
              <w:rPr>
                <w:noProof/>
                <w:webHidden/>
              </w:rPr>
            </w:r>
            <w:r>
              <w:rPr>
                <w:noProof/>
                <w:webHidden/>
              </w:rPr>
              <w:fldChar w:fldCharType="separate"/>
            </w:r>
            <w:r>
              <w:rPr>
                <w:noProof/>
                <w:webHidden/>
              </w:rPr>
              <w:t>3</w:t>
            </w:r>
            <w:r>
              <w:rPr>
                <w:noProof/>
                <w:webHidden/>
              </w:rPr>
              <w:fldChar w:fldCharType="end"/>
            </w:r>
          </w:hyperlink>
        </w:p>
        <w:p w14:paraId="47F8F020" w14:textId="0291A598"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0" w:history="1">
            <w:r w:rsidRPr="00E07614">
              <w:rPr>
                <w:rStyle w:val="Hyperlink"/>
                <w:rFonts w:ascii="Arial" w:hAnsi="Arial" w:cs="Arial"/>
                <w:noProof/>
              </w:rPr>
              <w:t>2. General course description</w:t>
            </w:r>
            <w:r>
              <w:rPr>
                <w:noProof/>
                <w:webHidden/>
              </w:rPr>
              <w:tab/>
            </w:r>
            <w:r>
              <w:rPr>
                <w:noProof/>
                <w:webHidden/>
              </w:rPr>
              <w:fldChar w:fldCharType="begin"/>
            </w:r>
            <w:r>
              <w:rPr>
                <w:noProof/>
                <w:webHidden/>
              </w:rPr>
              <w:instrText xml:space="preserve"> PAGEREF _Toc196744250 \h </w:instrText>
            </w:r>
            <w:r>
              <w:rPr>
                <w:noProof/>
                <w:webHidden/>
              </w:rPr>
            </w:r>
            <w:r>
              <w:rPr>
                <w:noProof/>
                <w:webHidden/>
              </w:rPr>
              <w:fldChar w:fldCharType="separate"/>
            </w:r>
            <w:r>
              <w:rPr>
                <w:noProof/>
                <w:webHidden/>
              </w:rPr>
              <w:t>3</w:t>
            </w:r>
            <w:r>
              <w:rPr>
                <w:noProof/>
                <w:webHidden/>
              </w:rPr>
              <w:fldChar w:fldCharType="end"/>
            </w:r>
          </w:hyperlink>
        </w:p>
        <w:p w14:paraId="3420C7D4" w14:textId="14B6AF51"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1" w:history="1">
            <w:r w:rsidRPr="00E07614">
              <w:rPr>
                <w:rStyle w:val="Hyperlink"/>
                <w:rFonts w:ascii="Arial" w:hAnsi="Arial" w:cs="Arial"/>
                <w:noProof/>
              </w:rPr>
              <w:t>3. Prior knowledge</w:t>
            </w:r>
            <w:r>
              <w:rPr>
                <w:noProof/>
                <w:webHidden/>
              </w:rPr>
              <w:tab/>
            </w:r>
            <w:r>
              <w:rPr>
                <w:noProof/>
                <w:webHidden/>
              </w:rPr>
              <w:fldChar w:fldCharType="begin"/>
            </w:r>
            <w:r>
              <w:rPr>
                <w:noProof/>
                <w:webHidden/>
              </w:rPr>
              <w:instrText xml:space="preserve"> PAGEREF _Toc196744251 \h </w:instrText>
            </w:r>
            <w:r>
              <w:rPr>
                <w:noProof/>
                <w:webHidden/>
              </w:rPr>
            </w:r>
            <w:r>
              <w:rPr>
                <w:noProof/>
                <w:webHidden/>
              </w:rPr>
              <w:fldChar w:fldCharType="separate"/>
            </w:r>
            <w:r>
              <w:rPr>
                <w:noProof/>
                <w:webHidden/>
              </w:rPr>
              <w:t>3</w:t>
            </w:r>
            <w:r>
              <w:rPr>
                <w:noProof/>
                <w:webHidden/>
              </w:rPr>
              <w:fldChar w:fldCharType="end"/>
            </w:r>
          </w:hyperlink>
        </w:p>
        <w:p w14:paraId="689EDF70" w14:textId="64A0C9DF"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2" w:history="1">
            <w:r w:rsidRPr="00E07614">
              <w:rPr>
                <w:rStyle w:val="Hyperlink"/>
                <w:rFonts w:ascii="Arial" w:hAnsi="Arial" w:cs="Arial"/>
                <w:noProof/>
              </w:rPr>
              <w:t>4. Learning objectives</w:t>
            </w:r>
            <w:r>
              <w:rPr>
                <w:noProof/>
                <w:webHidden/>
              </w:rPr>
              <w:tab/>
            </w:r>
            <w:r>
              <w:rPr>
                <w:noProof/>
                <w:webHidden/>
              </w:rPr>
              <w:fldChar w:fldCharType="begin"/>
            </w:r>
            <w:r>
              <w:rPr>
                <w:noProof/>
                <w:webHidden/>
              </w:rPr>
              <w:instrText xml:space="preserve"> PAGEREF _Toc196744252 \h </w:instrText>
            </w:r>
            <w:r>
              <w:rPr>
                <w:noProof/>
                <w:webHidden/>
              </w:rPr>
            </w:r>
            <w:r>
              <w:rPr>
                <w:noProof/>
                <w:webHidden/>
              </w:rPr>
              <w:fldChar w:fldCharType="separate"/>
            </w:r>
            <w:r>
              <w:rPr>
                <w:noProof/>
                <w:webHidden/>
              </w:rPr>
              <w:t>3</w:t>
            </w:r>
            <w:r>
              <w:rPr>
                <w:noProof/>
                <w:webHidden/>
              </w:rPr>
              <w:fldChar w:fldCharType="end"/>
            </w:r>
          </w:hyperlink>
        </w:p>
        <w:p w14:paraId="31EEBA35" w14:textId="1830181F"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3" w:history="1">
            <w:r w:rsidRPr="00E07614">
              <w:rPr>
                <w:rStyle w:val="Hyperlink"/>
                <w:rFonts w:ascii="Arial" w:hAnsi="Arial" w:cs="Arial"/>
                <w:noProof/>
              </w:rPr>
              <w:t>5. Study materials</w:t>
            </w:r>
            <w:r>
              <w:rPr>
                <w:noProof/>
                <w:webHidden/>
              </w:rPr>
              <w:tab/>
            </w:r>
            <w:r>
              <w:rPr>
                <w:noProof/>
                <w:webHidden/>
              </w:rPr>
              <w:fldChar w:fldCharType="begin"/>
            </w:r>
            <w:r>
              <w:rPr>
                <w:noProof/>
                <w:webHidden/>
              </w:rPr>
              <w:instrText xml:space="preserve"> PAGEREF _Toc196744253 \h </w:instrText>
            </w:r>
            <w:r>
              <w:rPr>
                <w:noProof/>
                <w:webHidden/>
              </w:rPr>
            </w:r>
            <w:r>
              <w:rPr>
                <w:noProof/>
                <w:webHidden/>
              </w:rPr>
              <w:fldChar w:fldCharType="separate"/>
            </w:r>
            <w:r>
              <w:rPr>
                <w:noProof/>
                <w:webHidden/>
              </w:rPr>
              <w:t>3</w:t>
            </w:r>
            <w:r>
              <w:rPr>
                <w:noProof/>
                <w:webHidden/>
              </w:rPr>
              <w:fldChar w:fldCharType="end"/>
            </w:r>
          </w:hyperlink>
        </w:p>
        <w:p w14:paraId="2E6A5A06" w14:textId="45EB2E9D"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4" w:history="1">
            <w:r w:rsidRPr="00E07614">
              <w:rPr>
                <w:rStyle w:val="Hyperlink"/>
                <w:rFonts w:ascii="Arial" w:hAnsi="Arial" w:cs="Arial"/>
                <w:noProof/>
              </w:rPr>
              <w:t>6. Course setup</w:t>
            </w:r>
            <w:r>
              <w:rPr>
                <w:noProof/>
                <w:webHidden/>
              </w:rPr>
              <w:tab/>
            </w:r>
            <w:r>
              <w:rPr>
                <w:noProof/>
                <w:webHidden/>
              </w:rPr>
              <w:fldChar w:fldCharType="begin"/>
            </w:r>
            <w:r>
              <w:rPr>
                <w:noProof/>
                <w:webHidden/>
              </w:rPr>
              <w:instrText xml:space="preserve"> PAGEREF _Toc196744254 \h </w:instrText>
            </w:r>
            <w:r>
              <w:rPr>
                <w:noProof/>
                <w:webHidden/>
              </w:rPr>
            </w:r>
            <w:r>
              <w:rPr>
                <w:noProof/>
                <w:webHidden/>
              </w:rPr>
              <w:fldChar w:fldCharType="separate"/>
            </w:r>
            <w:r>
              <w:rPr>
                <w:noProof/>
                <w:webHidden/>
              </w:rPr>
              <w:t>4</w:t>
            </w:r>
            <w:r>
              <w:rPr>
                <w:noProof/>
                <w:webHidden/>
              </w:rPr>
              <w:fldChar w:fldCharType="end"/>
            </w:r>
          </w:hyperlink>
        </w:p>
        <w:p w14:paraId="410C58B1" w14:textId="197AF552"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5" w:history="1">
            <w:r w:rsidRPr="00E07614">
              <w:rPr>
                <w:rStyle w:val="Hyperlink"/>
                <w:rFonts w:ascii="Arial" w:hAnsi="Arial" w:cs="Arial"/>
                <w:noProof/>
              </w:rPr>
              <w:t>6.1 activity overviews</w:t>
            </w:r>
            <w:r>
              <w:rPr>
                <w:noProof/>
                <w:webHidden/>
              </w:rPr>
              <w:tab/>
            </w:r>
            <w:r>
              <w:rPr>
                <w:noProof/>
                <w:webHidden/>
              </w:rPr>
              <w:fldChar w:fldCharType="begin"/>
            </w:r>
            <w:r>
              <w:rPr>
                <w:noProof/>
                <w:webHidden/>
              </w:rPr>
              <w:instrText xml:space="preserve"> PAGEREF _Toc196744255 \h </w:instrText>
            </w:r>
            <w:r>
              <w:rPr>
                <w:noProof/>
                <w:webHidden/>
              </w:rPr>
            </w:r>
            <w:r>
              <w:rPr>
                <w:noProof/>
                <w:webHidden/>
              </w:rPr>
              <w:fldChar w:fldCharType="separate"/>
            </w:r>
            <w:r>
              <w:rPr>
                <w:noProof/>
                <w:webHidden/>
              </w:rPr>
              <w:t>4</w:t>
            </w:r>
            <w:r>
              <w:rPr>
                <w:noProof/>
                <w:webHidden/>
              </w:rPr>
              <w:fldChar w:fldCharType="end"/>
            </w:r>
          </w:hyperlink>
        </w:p>
        <w:p w14:paraId="11B36734" w14:textId="2B10DC0B"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6" w:history="1">
            <w:r w:rsidRPr="00E07614">
              <w:rPr>
                <w:rStyle w:val="Hyperlink"/>
                <w:rFonts w:ascii="Arial" w:hAnsi="Arial" w:cs="Arial"/>
                <w:noProof/>
              </w:rPr>
              <w:t>6.2 Assessment</w:t>
            </w:r>
            <w:r>
              <w:rPr>
                <w:noProof/>
                <w:webHidden/>
              </w:rPr>
              <w:tab/>
            </w:r>
            <w:r>
              <w:rPr>
                <w:noProof/>
                <w:webHidden/>
              </w:rPr>
              <w:fldChar w:fldCharType="begin"/>
            </w:r>
            <w:r>
              <w:rPr>
                <w:noProof/>
                <w:webHidden/>
              </w:rPr>
              <w:instrText xml:space="preserve"> PAGEREF _Toc196744256 \h </w:instrText>
            </w:r>
            <w:r>
              <w:rPr>
                <w:noProof/>
                <w:webHidden/>
              </w:rPr>
            </w:r>
            <w:r>
              <w:rPr>
                <w:noProof/>
                <w:webHidden/>
              </w:rPr>
              <w:fldChar w:fldCharType="separate"/>
            </w:r>
            <w:r>
              <w:rPr>
                <w:noProof/>
                <w:webHidden/>
              </w:rPr>
              <w:t>4</w:t>
            </w:r>
            <w:r>
              <w:rPr>
                <w:noProof/>
                <w:webHidden/>
              </w:rPr>
              <w:fldChar w:fldCharType="end"/>
            </w:r>
          </w:hyperlink>
        </w:p>
        <w:p w14:paraId="2A8AF4C2" w14:textId="67CE17AC"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7" w:history="1">
            <w:r w:rsidRPr="00E07614">
              <w:rPr>
                <w:rStyle w:val="Hyperlink"/>
                <w:rFonts w:ascii="Arial" w:hAnsi="Arial" w:cs="Arial"/>
                <w:noProof/>
              </w:rPr>
              <w:t>6.3 Project due dates</w:t>
            </w:r>
            <w:r>
              <w:rPr>
                <w:noProof/>
                <w:webHidden/>
              </w:rPr>
              <w:tab/>
            </w:r>
            <w:r>
              <w:rPr>
                <w:noProof/>
                <w:webHidden/>
              </w:rPr>
              <w:fldChar w:fldCharType="begin"/>
            </w:r>
            <w:r>
              <w:rPr>
                <w:noProof/>
                <w:webHidden/>
              </w:rPr>
              <w:instrText xml:space="preserve"> PAGEREF _Toc196744257 \h </w:instrText>
            </w:r>
            <w:r>
              <w:rPr>
                <w:noProof/>
                <w:webHidden/>
              </w:rPr>
            </w:r>
            <w:r>
              <w:rPr>
                <w:noProof/>
                <w:webHidden/>
              </w:rPr>
              <w:fldChar w:fldCharType="separate"/>
            </w:r>
            <w:r>
              <w:rPr>
                <w:noProof/>
                <w:webHidden/>
              </w:rPr>
              <w:t>4</w:t>
            </w:r>
            <w:r>
              <w:rPr>
                <w:noProof/>
                <w:webHidden/>
              </w:rPr>
              <w:fldChar w:fldCharType="end"/>
            </w:r>
          </w:hyperlink>
        </w:p>
        <w:p w14:paraId="2FDC792A" w14:textId="48746DCD"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8" w:history="1">
            <w:r w:rsidRPr="00E07614">
              <w:rPr>
                <w:rStyle w:val="Hyperlink"/>
                <w:rFonts w:ascii="Arial" w:hAnsi="Arial" w:cs="Arial"/>
                <w:noProof/>
              </w:rPr>
              <w:t>6</w:t>
            </w:r>
            <w:r w:rsidRPr="00E07614">
              <w:rPr>
                <w:rStyle w:val="Hyperlink"/>
                <w:rFonts w:ascii="Arial" w:hAnsi="Arial" w:cs="Arial"/>
                <w:bCs/>
                <w:noProof/>
              </w:rPr>
              <w:t>.3 LECTURES AND PRACTICALS FORMAT</w:t>
            </w:r>
            <w:r>
              <w:rPr>
                <w:noProof/>
                <w:webHidden/>
              </w:rPr>
              <w:tab/>
            </w:r>
            <w:r>
              <w:rPr>
                <w:noProof/>
                <w:webHidden/>
              </w:rPr>
              <w:fldChar w:fldCharType="begin"/>
            </w:r>
            <w:r>
              <w:rPr>
                <w:noProof/>
                <w:webHidden/>
              </w:rPr>
              <w:instrText xml:space="preserve"> PAGEREF _Toc196744258 \h </w:instrText>
            </w:r>
            <w:r>
              <w:rPr>
                <w:noProof/>
                <w:webHidden/>
              </w:rPr>
            </w:r>
            <w:r>
              <w:rPr>
                <w:noProof/>
                <w:webHidden/>
              </w:rPr>
              <w:fldChar w:fldCharType="separate"/>
            </w:r>
            <w:r>
              <w:rPr>
                <w:noProof/>
                <w:webHidden/>
              </w:rPr>
              <w:t>4</w:t>
            </w:r>
            <w:r>
              <w:rPr>
                <w:noProof/>
                <w:webHidden/>
              </w:rPr>
              <w:fldChar w:fldCharType="end"/>
            </w:r>
          </w:hyperlink>
        </w:p>
        <w:p w14:paraId="173AE582" w14:textId="38210D0F" w:rsidR="00C02F77" w:rsidRDefault="00763391">
          <w:pPr>
            <w:pStyle w:val="TOC4"/>
            <w:tabs>
              <w:tab w:val="right" w:leader="dot" w:pos="9936"/>
            </w:tabs>
          </w:pPr>
          <w:r>
            <w:rPr>
              <w:rStyle w:val="IndexLink"/>
            </w:rPr>
            <w:fldChar w:fldCharType="end"/>
          </w:r>
        </w:p>
      </w:sdtContent>
    </w:sdt>
    <w:p w14:paraId="3461D779" w14:textId="77777777" w:rsidR="00C02F77" w:rsidRDefault="00C02F77">
      <w:pPr>
        <w:rPr>
          <w:rFonts w:ascii="Arial" w:hAnsi="Arial" w:cs="Arial"/>
        </w:rPr>
      </w:pPr>
    </w:p>
    <w:p w14:paraId="3CF2D8B6" w14:textId="77777777" w:rsidR="00C02F77" w:rsidRDefault="00763391" w:rsidP="3D78D9D2">
      <w:pPr>
        <w:spacing w:after="200"/>
        <w:jc w:val="left"/>
        <w:rPr>
          <w:rFonts w:ascii="Arial" w:eastAsia="Times New Roman" w:hAnsi="Arial" w:cs="Arial"/>
          <w:b/>
          <w:bCs/>
          <w:sz w:val="48"/>
          <w:szCs w:val="48"/>
        </w:rPr>
      </w:pPr>
      <w:r>
        <w:br w:type="page"/>
      </w:r>
    </w:p>
    <w:p w14:paraId="29A7EEA4" w14:textId="77777777" w:rsidR="00C02F77" w:rsidRDefault="00763391">
      <w:pPr>
        <w:pStyle w:val="Heading1"/>
      </w:pPr>
      <w:bookmarkStart w:id="18" w:name="_Toc196744249"/>
      <w:r>
        <w:rPr>
          <w:rFonts w:ascii="Arial" w:hAnsi="Arial" w:cs="Arial"/>
        </w:rPr>
        <w:lastRenderedPageBreak/>
        <w:t>1. Meet the teaching team</w:t>
      </w:r>
      <w:bookmarkEnd w:id="18"/>
    </w:p>
    <w:tbl>
      <w:tblPr>
        <w:tblW w:w="5000" w:type="pct"/>
        <w:tblLayout w:type="fixed"/>
        <w:tblCellMar>
          <w:left w:w="0" w:type="dxa"/>
          <w:right w:w="0" w:type="dxa"/>
        </w:tblCellMar>
        <w:tblLook w:val="04A0" w:firstRow="1" w:lastRow="0" w:firstColumn="1" w:lastColumn="0" w:noHBand="0" w:noVBand="1"/>
      </w:tblPr>
      <w:tblGrid>
        <w:gridCol w:w="7470"/>
        <w:gridCol w:w="2466"/>
      </w:tblGrid>
      <w:tr w:rsidR="00C02F77" w14:paraId="37DD0B5B" w14:textId="77777777" w:rsidTr="62A8531A">
        <w:tc>
          <w:tcPr>
            <w:tcW w:w="7470" w:type="dxa"/>
          </w:tcPr>
          <w:p w14:paraId="0A5B2D9B" w14:textId="1447A249" w:rsidR="5615384D" w:rsidRDefault="00913C00" w:rsidP="62A8531A">
            <w:pPr>
              <w:pStyle w:val="ListParagraph"/>
              <w:ind w:left="0"/>
            </w:pPr>
            <w:r>
              <w:rPr>
                <w:rFonts w:ascii="Arial" w:hAnsi="Arial"/>
                <w:b/>
                <w:bCs/>
              </w:rPr>
              <w:t>Anne Dijkstra</w:t>
            </w:r>
          </w:p>
          <w:p w14:paraId="7E70DDAB" w14:textId="1E1A64CF" w:rsidR="00C02F77" w:rsidRDefault="00913C00">
            <w:pPr>
              <w:pStyle w:val="ListParagraph"/>
              <w:ind w:left="0"/>
              <w:rPr>
                <w:rFonts w:ascii="Arial" w:hAnsi="Arial"/>
              </w:rPr>
            </w:pPr>
            <w:r>
              <w:rPr>
                <w:rFonts w:ascii="Arial" w:hAnsi="Arial"/>
              </w:rPr>
              <w:t>Associate professor in science communication</w:t>
            </w:r>
          </w:p>
          <w:p w14:paraId="7F753C6B" w14:textId="432DBF30" w:rsidR="005E3314" w:rsidRPr="00913C00" w:rsidRDefault="005E3314">
            <w:pPr>
              <w:pStyle w:val="ListParagraph"/>
              <w:ind w:left="0"/>
              <w:rPr>
                <w:rFonts w:ascii="Arial" w:hAnsi="Arial"/>
                <w:i/>
                <w:iCs/>
              </w:rPr>
            </w:pPr>
            <w:r>
              <w:rPr>
                <w:rFonts w:ascii="Arial" w:hAnsi="Arial"/>
                <w:i/>
                <w:iCs/>
              </w:rPr>
              <w:t>Research Centre for Science Communication and Engagement</w:t>
            </w:r>
          </w:p>
          <w:p w14:paraId="2EAA87B1" w14:textId="61584C2E" w:rsidR="00C02F77" w:rsidRPr="00913C00" w:rsidRDefault="62A8531A">
            <w:pPr>
              <w:pStyle w:val="ListParagraph"/>
              <w:ind w:left="0"/>
              <w:rPr>
                <w:rFonts w:ascii="Arial" w:hAnsi="Arial"/>
                <w:i/>
                <w:iCs/>
              </w:rPr>
            </w:pPr>
            <w:r w:rsidRPr="00913C00">
              <w:rPr>
                <w:rFonts w:ascii="Arial" w:hAnsi="Arial"/>
                <w:i/>
                <w:iCs/>
              </w:rPr>
              <w:t xml:space="preserve">University of </w:t>
            </w:r>
            <w:r w:rsidR="00913C00" w:rsidRPr="00913C00">
              <w:rPr>
                <w:rFonts w:ascii="Arial" w:hAnsi="Arial"/>
                <w:i/>
                <w:iCs/>
              </w:rPr>
              <w:t>Twente</w:t>
            </w:r>
          </w:p>
          <w:p w14:paraId="59080BC2" w14:textId="1843F962" w:rsidR="00C02F77" w:rsidRDefault="00913C00" w:rsidP="62A8531A">
            <w:pPr>
              <w:pStyle w:val="ListParagraph"/>
              <w:ind w:left="0"/>
            </w:pPr>
            <w:r>
              <w:rPr>
                <w:rFonts w:ascii="Arial" w:hAnsi="Arial"/>
              </w:rPr>
              <w:t>a.m.dijkstra@utwente.nl</w:t>
            </w:r>
          </w:p>
        </w:tc>
        <w:tc>
          <w:tcPr>
            <w:tcW w:w="2466" w:type="dxa"/>
          </w:tcPr>
          <w:p w14:paraId="1D0EEE26" w14:textId="084A4C6A" w:rsidR="00C02F77" w:rsidRDefault="00913C00">
            <w:pPr>
              <w:pStyle w:val="TableContents"/>
            </w:pPr>
            <w:r>
              <w:rPr>
                <w:noProof/>
              </w:rPr>
              <w:drawing>
                <wp:inline distT="0" distB="0" distL="0" distR="0" wp14:anchorId="3E103515" wp14:editId="2D853D7D">
                  <wp:extent cx="1102270" cy="1653405"/>
                  <wp:effectExtent l="0" t="0" r="3175" b="4445"/>
                  <wp:docPr id="736652800" name="Picture 1" descr="A person with curly red hair wearing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2800" name="Picture 1" descr="A person with curly red hair wearing a su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1638" cy="1667456"/>
                          </a:xfrm>
                          <a:prstGeom prst="rect">
                            <a:avLst/>
                          </a:prstGeom>
                        </pic:spPr>
                      </pic:pic>
                    </a:graphicData>
                  </a:graphic>
                </wp:inline>
              </w:drawing>
            </w:r>
          </w:p>
        </w:tc>
      </w:tr>
      <w:tr w:rsidR="00C02F77" w14:paraId="3D9D7DB3" w14:textId="77777777" w:rsidTr="62A8531A">
        <w:tc>
          <w:tcPr>
            <w:tcW w:w="7470" w:type="dxa"/>
          </w:tcPr>
          <w:p w14:paraId="3171CAC8" w14:textId="77777777" w:rsidR="00C02F77" w:rsidRPr="00A46098" w:rsidRDefault="00F1287D" w:rsidP="62A8531A">
            <w:pPr>
              <w:pStyle w:val="ListParagraph"/>
              <w:ind w:left="0"/>
              <w:rPr>
                <w:rFonts w:ascii="Arial" w:hAnsi="Arial"/>
                <w:b/>
                <w:bCs/>
              </w:rPr>
            </w:pPr>
            <w:r w:rsidRPr="00A46098">
              <w:rPr>
                <w:rFonts w:ascii="Arial" w:hAnsi="Arial"/>
                <w:b/>
                <w:bCs/>
              </w:rPr>
              <w:t xml:space="preserve">Wendy </w:t>
            </w:r>
            <w:r w:rsidR="00C22F4E" w:rsidRPr="00A46098">
              <w:rPr>
                <w:rFonts w:ascii="Arial" w:hAnsi="Arial"/>
                <w:b/>
                <w:bCs/>
              </w:rPr>
              <w:t>Tollenaar</w:t>
            </w:r>
          </w:p>
          <w:p w14:paraId="63E17BBB" w14:textId="45CE6AE2" w:rsidR="00C22F4E" w:rsidRDefault="00C22F4E" w:rsidP="62A8531A">
            <w:pPr>
              <w:pStyle w:val="ListParagraph"/>
              <w:ind w:left="0"/>
              <w:rPr>
                <w:rFonts w:ascii="Arial" w:hAnsi="Arial"/>
              </w:rPr>
            </w:pPr>
            <w:r>
              <w:rPr>
                <w:rFonts w:ascii="Arial" w:hAnsi="Arial"/>
              </w:rPr>
              <w:t>Lecturer Communication Skills</w:t>
            </w:r>
          </w:p>
          <w:p w14:paraId="33FFC037" w14:textId="40CAC81F" w:rsidR="00C22F4E" w:rsidRDefault="00C22F4E" w:rsidP="62A8531A">
            <w:pPr>
              <w:pStyle w:val="ListParagraph"/>
              <w:ind w:left="0"/>
              <w:rPr>
                <w:rFonts w:ascii="Arial" w:hAnsi="Arial"/>
                <w:i/>
                <w:iCs/>
              </w:rPr>
            </w:pPr>
            <w:r>
              <w:rPr>
                <w:rFonts w:ascii="Arial" w:hAnsi="Arial"/>
                <w:i/>
                <w:iCs/>
              </w:rPr>
              <w:t>University of Twente</w:t>
            </w:r>
          </w:p>
          <w:p w14:paraId="5AC36D39" w14:textId="69561563" w:rsidR="00A46098" w:rsidRDefault="00A46098" w:rsidP="62A8531A">
            <w:pPr>
              <w:pStyle w:val="ListParagraph"/>
              <w:ind w:left="0"/>
              <w:rPr>
                <w:rFonts w:ascii="Arial" w:hAnsi="Arial"/>
                <w:i/>
                <w:iCs/>
              </w:rPr>
            </w:pPr>
            <w:r w:rsidRPr="00A46098">
              <w:rPr>
                <w:rFonts w:ascii="Arial" w:hAnsi="Arial"/>
                <w:i/>
                <w:iCs/>
              </w:rPr>
              <w:t>w.b.tollenaar@utwente.nl</w:t>
            </w:r>
          </w:p>
          <w:p w14:paraId="56D43A3A" w14:textId="77777777" w:rsidR="00C22F4E" w:rsidRPr="00C22F4E" w:rsidRDefault="00C22F4E" w:rsidP="62A8531A">
            <w:pPr>
              <w:pStyle w:val="ListParagraph"/>
              <w:ind w:left="0"/>
              <w:rPr>
                <w:rFonts w:ascii="Arial" w:hAnsi="Arial"/>
                <w:i/>
                <w:iCs/>
              </w:rPr>
            </w:pPr>
          </w:p>
          <w:p w14:paraId="54F75127" w14:textId="636C3843" w:rsidR="00C22F4E" w:rsidRPr="00C22F4E" w:rsidRDefault="00C22F4E" w:rsidP="62A8531A">
            <w:pPr>
              <w:pStyle w:val="ListParagraph"/>
              <w:ind w:left="0"/>
              <w:rPr>
                <w:rFonts w:ascii="Arial" w:hAnsi="Arial"/>
              </w:rPr>
            </w:pPr>
          </w:p>
        </w:tc>
        <w:tc>
          <w:tcPr>
            <w:tcW w:w="2466" w:type="dxa"/>
          </w:tcPr>
          <w:p w14:paraId="10144DA7" w14:textId="09A8AFB9" w:rsidR="00C02F77" w:rsidRDefault="00C22F4E">
            <w:pPr>
              <w:pStyle w:val="TableContents"/>
            </w:pPr>
            <w:r>
              <w:rPr>
                <w:noProof/>
              </w:rPr>
              <w:drawing>
                <wp:inline distT="0" distB="0" distL="0" distR="0" wp14:anchorId="7A9D7793" wp14:editId="553F3626">
                  <wp:extent cx="1101725" cy="1492250"/>
                  <wp:effectExtent l="0" t="0" r="3175" b="0"/>
                  <wp:docPr id="121873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500" t="2084" r="15208"/>
                          <a:stretch>
                            <a:fillRect/>
                          </a:stretch>
                        </pic:blipFill>
                        <pic:spPr bwMode="auto">
                          <a:xfrm>
                            <a:off x="0" y="0"/>
                            <a:ext cx="1101725" cy="14922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2F77" w14:paraId="3C1598E4" w14:textId="77777777" w:rsidTr="62A8531A">
        <w:tc>
          <w:tcPr>
            <w:tcW w:w="7470" w:type="dxa"/>
          </w:tcPr>
          <w:p w14:paraId="338BADE6" w14:textId="67AD736D" w:rsidR="00C02F77" w:rsidRDefault="006B2438">
            <w:pPr>
              <w:pStyle w:val="ListParagraph"/>
              <w:ind w:left="0"/>
              <w:rPr>
                <w:rFonts w:ascii="Arial" w:hAnsi="Arial"/>
                <w:b/>
                <w:bCs/>
              </w:rPr>
            </w:pPr>
            <w:r>
              <w:rPr>
                <w:rFonts w:ascii="Arial" w:hAnsi="Arial"/>
                <w:b/>
                <w:bCs/>
              </w:rPr>
              <w:t>Kees Wesselink</w:t>
            </w:r>
            <w:r w:rsidR="00D4230A">
              <w:rPr>
                <w:rFonts w:ascii="Arial" w:hAnsi="Arial"/>
                <w:b/>
                <w:bCs/>
              </w:rPr>
              <w:t>-Schram</w:t>
            </w:r>
          </w:p>
          <w:p w14:paraId="68876B6D" w14:textId="77777777" w:rsidR="006B2438" w:rsidRDefault="00436EE6">
            <w:pPr>
              <w:pStyle w:val="ListParagraph"/>
              <w:ind w:left="0"/>
              <w:rPr>
                <w:rFonts w:ascii="Arial" w:hAnsi="Arial"/>
              </w:rPr>
            </w:pPr>
            <w:r>
              <w:rPr>
                <w:rFonts w:ascii="Arial" w:hAnsi="Arial"/>
              </w:rPr>
              <w:t>Science communication officer</w:t>
            </w:r>
          </w:p>
          <w:p w14:paraId="64C501A7" w14:textId="77777777" w:rsidR="00436EE6" w:rsidRDefault="00436EE6">
            <w:pPr>
              <w:pStyle w:val="ListParagraph"/>
              <w:ind w:left="0"/>
              <w:rPr>
                <w:rFonts w:ascii="Arial" w:hAnsi="Arial"/>
                <w:i/>
                <w:iCs/>
              </w:rPr>
            </w:pPr>
            <w:r>
              <w:rPr>
                <w:rFonts w:ascii="Arial" w:hAnsi="Arial"/>
                <w:i/>
                <w:iCs/>
              </w:rPr>
              <w:t>University of Twente</w:t>
            </w:r>
          </w:p>
          <w:p w14:paraId="78EFFCB6" w14:textId="7C9E4D34" w:rsidR="00745777" w:rsidRDefault="009456C5">
            <w:pPr>
              <w:pStyle w:val="ListParagraph"/>
              <w:ind w:left="0"/>
              <w:rPr>
                <w:rFonts w:ascii="Arial" w:hAnsi="Arial"/>
                <w:i/>
                <w:iCs/>
              </w:rPr>
            </w:pPr>
            <w:r>
              <w:rPr>
                <w:rFonts w:ascii="Arial" w:hAnsi="Arial"/>
                <w:i/>
                <w:iCs/>
              </w:rPr>
              <w:t>k.w</w:t>
            </w:r>
            <w:r w:rsidR="001F4BC9">
              <w:rPr>
                <w:rFonts w:ascii="Arial" w:hAnsi="Arial"/>
                <w:i/>
                <w:iCs/>
              </w:rPr>
              <w:t>.w</w:t>
            </w:r>
            <w:r>
              <w:rPr>
                <w:rFonts w:ascii="Arial" w:hAnsi="Arial"/>
                <w:i/>
                <w:iCs/>
              </w:rPr>
              <w:t>esselink@utwente.nl</w:t>
            </w:r>
          </w:p>
          <w:p w14:paraId="7F6E03B6" w14:textId="69A01B65" w:rsidR="00436EE6" w:rsidRPr="00436EE6" w:rsidRDefault="00436EE6">
            <w:pPr>
              <w:pStyle w:val="ListParagraph"/>
              <w:ind w:left="0"/>
              <w:rPr>
                <w:rFonts w:ascii="Arial" w:hAnsi="Arial"/>
                <w:i/>
                <w:iCs/>
              </w:rPr>
            </w:pPr>
          </w:p>
        </w:tc>
        <w:tc>
          <w:tcPr>
            <w:tcW w:w="2466" w:type="dxa"/>
          </w:tcPr>
          <w:p w14:paraId="1DA92B2E" w14:textId="1F809B20" w:rsidR="00C02F77" w:rsidRDefault="00745777">
            <w:pPr>
              <w:pStyle w:val="TableContents"/>
            </w:pPr>
            <w:r>
              <w:rPr>
                <w:noProof/>
              </w:rPr>
              <w:drawing>
                <wp:inline distT="0" distB="0" distL="0" distR="0" wp14:anchorId="0D32B3ED" wp14:editId="67A0584D">
                  <wp:extent cx="1101725" cy="1611273"/>
                  <wp:effectExtent l="0" t="0" r="3175" b="8255"/>
                  <wp:docPr id="5772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6627" t="1" r="18492" b="5109"/>
                          <a:stretch>
                            <a:fillRect/>
                          </a:stretch>
                        </pic:blipFill>
                        <pic:spPr bwMode="auto">
                          <a:xfrm>
                            <a:off x="0" y="0"/>
                            <a:ext cx="1106126" cy="16177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36FDE582" w14:paraId="7A93F11C" w14:textId="77777777" w:rsidTr="62A8531A">
        <w:trPr>
          <w:trHeight w:val="300"/>
        </w:trPr>
        <w:tc>
          <w:tcPr>
            <w:tcW w:w="7470" w:type="dxa"/>
          </w:tcPr>
          <w:p w14:paraId="1D909C86" w14:textId="637F0609" w:rsidR="36FDE582" w:rsidRDefault="36FDE582" w:rsidP="36FDE582">
            <w:pPr>
              <w:pStyle w:val="ListParagraph"/>
              <w:rPr>
                <w:rFonts w:ascii="Arial" w:hAnsi="Arial"/>
                <w:b/>
                <w:bCs/>
              </w:rPr>
            </w:pPr>
          </w:p>
        </w:tc>
        <w:tc>
          <w:tcPr>
            <w:tcW w:w="2466" w:type="dxa"/>
          </w:tcPr>
          <w:p w14:paraId="44DC9CA3" w14:textId="3BD89714" w:rsidR="36FDE582" w:rsidRDefault="36FDE582" w:rsidP="36FDE582">
            <w:pPr>
              <w:pStyle w:val="TableContents"/>
            </w:pPr>
          </w:p>
        </w:tc>
      </w:tr>
      <w:tr w:rsidR="4BBDD04C" w14:paraId="61C4EA1C" w14:textId="77777777" w:rsidTr="62A8531A">
        <w:trPr>
          <w:trHeight w:val="300"/>
        </w:trPr>
        <w:tc>
          <w:tcPr>
            <w:tcW w:w="7470" w:type="dxa"/>
          </w:tcPr>
          <w:p w14:paraId="38A17321" w14:textId="639A0F09" w:rsidR="1A4A3432" w:rsidRDefault="1A4A3432" w:rsidP="4BBDD04C">
            <w:pPr>
              <w:rPr>
                <w:rFonts w:ascii="Arial" w:hAnsi="Arial"/>
              </w:rPr>
            </w:pPr>
          </w:p>
        </w:tc>
        <w:tc>
          <w:tcPr>
            <w:tcW w:w="2466" w:type="dxa"/>
          </w:tcPr>
          <w:p w14:paraId="3EF41346" w14:textId="6BD91D67" w:rsidR="31E7297F" w:rsidRDefault="31E7297F" w:rsidP="4BBDD04C">
            <w:pPr>
              <w:pStyle w:val="TableContents"/>
            </w:pPr>
          </w:p>
        </w:tc>
      </w:tr>
      <w:tr w:rsidR="4BBDD04C" w14:paraId="6FCF8FDF" w14:textId="77777777" w:rsidTr="62A8531A">
        <w:trPr>
          <w:trHeight w:val="300"/>
        </w:trPr>
        <w:tc>
          <w:tcPr>
            <w:tcW w:w="7470" w:type="dxa"/>
          </w:tcPr>
          <w:p w14:paraId="6A14E243" w14:textId="1D6F8DF6" w:rsidR="0ED64F88" w:rsidRDefault="0ED64F88" w:rsidP="36FDE582">
            <w:pPr>
              <w:rPr>
                <w:rFonts w:ascii="Arial" w:hAnsi="Arial"/>
              </w:rPr>
            </w:pPr>
          </w:p>
        </w:tc>
        <w:tc>
          <w:tcPr>
            <w:tcW w:w="2466" w:type="dxa"/>
          </w:tcPr>
          <w:p w14:paraId="08F24773" w14:textId="0CC001B4" w:rsidR="4BBDD04C" w:rsidRDefault="4BBDD04C" w:rsidP="4BBDD04C">
            <w:pPr>
              <w:pStyle w:val="TableContents"/>
            </w:pPr>
          </w:p>
        </w:tc>
      </w:tr>
      <w:tr w:rsidR="36FDE582" w14:paraId="2C6F19CE" w14:textId="77777777" w:rsidTr="62A8531A">
        <w:trPr>
          <w:trHeight w:val="300"/>
        </w:trPr>
        <w:tc>
          <w:tcPr>
            <w:tcW w:w="7470" w:type="dxa"/>
          </w:tcPr>
          <w:p w14:paraId="48B597E1" w14:textId="70F50E2D" w:rsidR="1E7588B0" w:rsidRDefault="1E7588B0" w:rsidP="36FDE582">
            <w:pPr>
              <w:rPr>
                <w:rFonts w:ascii="Arial" w:hAnsi="Arial"/>
              </w:rPr>
            </w:pPr>
          </w:p>
        </w:tc>
        <w:tc>
          <w:tcPr>
            <w:tcW w:w="2466" w:type="dxa"/>
          </w:tcPr>
          <w:p w14:paraId="4F7C29E1" w14:textId="4E2FA81F" w:rsidR="2238A4B9" w:rsidRDefault="2238A4B9" w:rsidP="36FDE582">
            <w:pPr>
              <w:pStyle w:val="TableContents"/>
            </w:pPr>
          </w:p>
        </w:tc>
      </w:tr>
    </w:tbl>
    <w:p w14:paraId="0FB78278" w14:textId="77777777" w:rsidR="00C02F77" w:rsidRDefault="00C02F77">
      <w:pPr>
        <w:pStyle w:val="ListParagraph"/>
        <w:ind w:left="0"/>
        <w:rPr>
          <w:rFonts w:ascii="Arial" w:hAnsi="Arial"/>
        </w:rPr>
      </w:pPr>
    </w:p>
    <w:p w14:paraId="1FC39945" w14:textId="77777777" w:rsidR="00C02F77" w:rsidRDefault="00C02F77">
      <w:pPr>
        <w:pStyle w:val="ListParagraph"/>
        <w:ind w:left="0"/>
        <w:rPr>
          <w:rFonts w:ascii="Arial" w:hAnsi="Arial"/>
        </w:rPr>
      </w:pPr>
    </w:p>
    <w:p w14:paraId="07EA81B6" w14:textId="144D4A53" w:rsidR="4BBDD04C" w:rsidRDefault="4BBDD04C" w:rsidP="4BBDD04C">
      <w:pPr>
        <w:pStyle w:val="ListParagraph"/>
        <w:ind w:left="0"/>
        <w:rPr>
          <w:rFonts w:ascii="Arial" w:hAnsi="Arial"/>
        </w:rPr>
      </w:pPr>
    </w:p>
    <w:p w14:paraId="318A8267" w14:textId="77777777" w:rsidR="001F4BC9" w:rsidRDefault="001F4BC9">
      <w:pPr>
        <w:spacing w:line="240" w:lineRule="auto"/>
        <w:jc w:val="left"/>
        <w:rPr>
          <w:rFonts w:ascii="Arial" w:eastAsia="Times New Roman" w:hAnsi="Arial" w:cs="Arial"/>
          <w:b/>
          <w:sz w:val="48"/>
          <w:szCs w:val="24"/>
        </w:rPr>
      </w:pPr>
      <w:bookmarkStart w:id="19" w:name="_Toc196744250"/>
      <w:r>
        <w:rPr>
          <w:rFonts w:ascii="Arial" w:hAnsi="Arial" w:cs="Arial"/>
        </w:rPr>
        <w:br w:type="page"/>
      </w:r>
    </w:p>
    <w:p w14:paraId="584A3D89" w14:textId="6004C1C5" w:rsidR="00C02F77" w:rsidRDefault="62A8531A">
      <w:pPr>
        <w:pStyle w:val="Heading1"/>
        <w:rPr>
          <w:rFonts w:ascii="Arial" w:hAnsi="Arial"/>
        </w:rPr>
      </w:pPr>
      <w:r w:rsidRPr="62A8531A">
        <w:rPr>
          <w:rFonts w:ascii="Arial" w:hAnsi="Arial" w:cs="Arial"/>
        </w:rPr>
        <w:lastRenderedPageBreak/>
        <w:t>2</w:t>
      </w:r>
      <w:bookmarkStart w:id="20" w:name="_Toc101771726"/>
      <w:r w:rsidRPr="62A8531A">
        <w:rPr>
          <w:rFonts w:ascii="Arial" w:hAnsi="Arial" w:cs="Arial"/>
        </w:rPr>
        <w:t>. General course description</w:t>
      </w:r>
      <w:bookmarkEnd w:id="19"/>
      <w:bookmarkEnd w:id="20"/>
    </w:p>
    <w:p w14:paraId="1E92D960" w14:textId="70A3F9DA" w:rsidR="00704048" w:rsidRDefault="005708A7" w:rsidP="005708A7">
      <w:r>
        <w:t xml:space="preserve">The </w:t>
      </w:r>
      <w:r w:rsidR="004D4CBB">
        <w:t xml:space="preserve">combined </w:t>
      </w:r>
      <w:r>
        <w:t>course ‘</w:t>
      </w:r>
      <w:r w:rsidRPr="0016071F">
        <w:t>Communication Skills</w:t>
      </w:r>
      <w:r w:rsidR="004D4CBB">
        <w:t xml:space="preserve"> / Scientific Communication</w:t>
      </w:r>
      <w:r w:rsidR="00DF766D">
        <w:t>’</w:t>
      </w:r>
      <w:r w:rsidR="004D4CBB">
        <w:t xml:space="preserve"> (2 ECTS)</w:t>
      </w:r>
      <w:r w:rsidRPr="0016071F">
        <w:t xml:space="preserve"> teaches candidates to communicate effectively </w:t>
      </w:r>
      <w:r w:rsidR="00DF766D">
        <w:t xml:space="preserve">about their research </w:t>
      </w:r>
      <w:r w:rsidRPr="0016071F">
        <w:t>with a diverse range of target audiences</w:t>
      </w:r>
      <w:r w:rsidR="00DF766D">
        <w:t>, while practicing communication skills</w:t>
      </w:r>
      <w:r w:rsidRPr="0016071F">
        <w:t xml:space="preserve">. Striving for effective communication is a must </w:t>
      </w:r>
      <w:proofErr w:type="gramStart"/>
      <w:r w:rsidRPr="0016071F">
        <w:t>in today’s society</w:t>
      </w:r>
      <w:proofErr w:type="gramEnd"/>
      <w:r w:rsidRPr="0016071F">
        <w:t>, being it in the workplace to advertise services and products, being it in the academic environment</w:t>
      </w:r>
      <w:r w:rsidR="00075229">
        <w:t>, for example for pitching projects or applying for positions</w:t>
      </w:r>
      <w:r w:rsidRPr="0016071F">
        <w:t xml:space="preserve">. However, researchers are often not properly trained in communication and </w:t>
      </w:r>
      <w:r w:rsidR="00905D50">
        <w:t xml:space="preserve">therefore can benefit from </w:t>
      </w:r>
      <w:r w:rsidRPr="0016071F">
        <w:t>develop</w:t>
      </w:r>
      <w:r w:rsidR="00905D50">
        <w:t xml:space="preserve">ing </w:t>
      </w:r>
      <w:r w:rsidR="00C238BD">
        <w:t xml:space="preserve">their </w:t>
      </w:r>
      <w:r w:rsidRPr="0016071F">
        <w:t>communication skills</w:t>
      </w:r>
      <w:r w:rsidR="00550ECB">
        <w:t xml:space="preserve"> and increasing their understanding of science communication</w:t>
      </w:r>
      <w:r w:rsidRPr="0016071F">
        <w:t>. Th</w:t>
      </w:r>
      <w:r w:rsidR="00EE24BF">
        <w:t>at lack of training</w:t>
      </w:r>
      <w:r w:rsidRPr="0016071F">
        <w:t xml:space="preserve"> </w:t>
      </w:r>
      <w:r w:rsidR="00C238BD">
        <w:t xml:space="preserve">is reflected </w:t>
      </w:r>
      <w:r w:rsidRPr="0016071F">
        <w:t xml:space="preserve">in the media </w:t>
      </w:r>
      <w:proofErr w:type="gramStart"/>
      <w:r w:rsidR="00C238BD">
        <w:t>output</w:t>
      </w:r>
      <w:r w:rsidR="00D75988">
        <w:t>,</w:t>
      </w:r>
      <w:proofErr w:type="gramEnd"/>
      <w:r w:rsidR="00D75988">
        <w:t xml:space="preserve"> in </w:t>
      </w:r>
      <w:r w:rsidRPr="0016071F">
        <w:t>the level of knowledge they assume from the audience and</w:t>
      </w:r>
      <w:r w:rsidR="00D75988">
        <w:t xml:space="preserve"> in</w:t>
      </w:r>
      <w:r w:rsidRPr="0016071F">
        <w:t xml:space="preserve"> the way they communicate their achievements. </w:t>
      </w:r>
    </w:p>
    <w:p w14:paraId="4BCACC76" w14:textId="77777777" w:rsidR="00704048" w:rsidRDefault="00704048" w:rsidP="005708A7"/>
    <w:p w14:paraId="44B1BB53" w14:textId="049269E1" w:rsidR="005708A7" w:rsidRDefault="005708A7" w:rsidP="005708A7">
      <w:r w:rsidRPr="0016071F">
        <w:t xml:space="preserve">In this course, candidates will learn to apply </w:t>
      </w:r>
      <w:r w:rsidR="00D75988">
        <w:t xml:space="preserve">principles of </w:t>
      </w:r>
      <w:r w:rsidRPr="0016071F">
        <w:t xml:space="preserve">communication science </w:t>
      </w:r>
      <w:r w:rsidR="00D75988">
        <w:t>to</w:t>
      </w:r>
      <w:r w:rsidRPr="0016071F">
        <w:t xml:space="preserve"> their routine activities, </w:t>
      </w:r>
      <w:r w:rsidR="00D75988">
        <w:t>including</w:t>
      </w:r>
      <w:r w:rsidRPr="0016071F">
        <w:t xml:space="preserve"> how to write and speak </w:t>
      </w:r>
      <w:r w:rsidR="00EC090B">
        <w:t xml:space="preserve">more </w:t>
      </w:r>
      <w:r w:rsidRPr="0016071F">
        <w:t>effectively</w:t>
      </w:r>
      <w:r w:rsidR="00EC090B">
        <w:t xml:space="preserve"> for a non-expert audience</w:t>
      </w:r>
      <w:r w:rsidRPr="0016071F">
        <w:t xml:space="preserve">, and </w:t>
      </w:r>
      <w:r w:rsidR="00D75988">
        <w:t xml:space="preserve">how to </w:t>
      </w:r>
      <w:r w:rsidRPr="0016071F">
        <w:t xml:space="preserve">tailor communication to the needs of the target audience. Candidates will work on a tailored strategy to communicate their research, taking their communications goals and key stakeholders into consideration. </w:t>
      </w:r>
    </w:p>
    <w:p w14:paraId="059FDF69" w14:textId="77777777" w:rsidR="007E7663" w:rsidRDefault="007E7663" w:rsidP="005708A7"/>
    <w:p w14:paraId="537DDFDF" w14:textId="65DCEDAD" w:rsidR="0044330C" w:rsidRDefault="00FA66D9" w:rsidP="0044330C">
      <w:r>
        <w:t xml:space="preserve">To achieve the learning objectives, in three </w:t>
      </w:r>
      <w:r w:rsidR="00851855">
        <w:t xml:space="preserve">workshops </w:t>
      </w:r>
      <w:proofErr w:type="gramStart"/>
      <w:r w:rsidR="00D77FAD">
        <w:t>of</w:t>
      </w:r>
      <w:r w:rsidR="008F0EF2">
        <w:t xml:space="preserve"> in total</w:t>
      </w:r>
      <w:proofErr w:type="gramEnd"/>
      <w:r w:rsidR="008F0EF2">
        <w:t xml:space="preserve"> 10 </w:t>
      </w:r>
      <w:r w:rsidR="00D77FAD">
        <w:t xml:space="preserve">hours </w:t>
      </w:r>
      <w:r>
        <w:t>c</w:t>
      </w:r>
      <w:r w:rsidR="0089166F">
        <w:t xml:space="preserve">andidates </w:t>
      </w:r>
      <w:r w:rsidR="0044330C">
        <w:t>will be introduced to the basics of communicati</w:t>
      </w:r>
      <w:r w:rsidR="00D75988">
        <w:t>on</w:t>
      </w:r>
      <w:r w:rsidR="0044330C">
        <w:t xml:space="preserve"> science within the context of changing roles for researchers in the public domain. With </w:t>
      </w:r>
      <w:r w:rsidR="00D75988">
        <w:t xml:space="preserve">the </w:t>
      </w:r>
      <w:r w:rsidR="0044330C">
        <w:t>help of templates</w:t>
      </w:r>
      <w:r w:rsidR="00D75988">
        <w:t>,</w:t>
      </w:r>
      <w:r w:rsidR="0044330C">
        <w:t xml:space="preserve"> candidates will develop a communication strategy for their research project. They will learn how to find and apply a variety of communication formats that suit various goals and audiences. Candidates will pitch their research with </w:t>
      </w:r>
      <w:r w:rsidR="00D75988">
        <w:t xml:space="preserve">the </w:t>
      </w:r>
      <w:r w:rsidR="0044330C">
        <w:t xml:space="preserve">help of storytelling techniques </w:t>
      </w:r>
      <w:r w:rsidR="00B7122F">
        <w:t>for a non-specialist audience</w:t>
      </w:r>
      <w:r w:rsidR="0044330C">
        <w:t xml:space="preserve">. </w:t>
      </w:r>
      <w:r w:rsidR="00B7122F">
        <w:t xml:space="preserve">Candidates </w:t>
      </w:r>
      <w:r w:rsidR="0044330C">
        <w:t xml:space="preserve">will write a popular article about </w:t>
      </w:r>
      <w:r w:rsidR="00B7122F">
        <w:t xml:space="preserve">their </w:t>
      </w:r>
      <w:r w:rsidR="0044330C">
        <w:t xml:space="preserve">research. </w:t>
      </w:r>
    </w:p>
    <w:p w14:paraId="0C8A20FB" w14:textId="77777777" w:rsidR="001434EF" w:rsidRDefault="001434EF" w:rsidP="0089166F"/>
    <w:p w14:paraId="29237541" w14:textId="515764B0" w:rsidR="001434EF" w:rsidRDefault="006D4C54" w:rsidP="0089166F">
      <w:r>
        <w:t xml:space="preserve">Candidates will receive a </w:t>
      </w:r>
      <w:r w:rsidR="00A244E2">
        <w:t xml:space="preserve">certificate of completion after completing the course and the assignments. </w:t>
      </w:r>
    </w:p>
    <w:p w14:paraId="46B072A0" w14:textId="77777777" w:rsidR="004B17E2" w:rsidRDefault="004B17E2" w:rsidP="005708A7"/>
    <w:p w14:paraId="2E3B4E22" w14:textId="12BB7F30" w:rsidR="4BBDD04C" w:rsidRDefault="4BBDD04C" w:rsidP="4BBDD04C">
      <w:pPr>
        <w:rPr>
          <w:rFonts w:ascii="Arial" w:hAnsi="Arial" w:cs="Arial"/>
        </w:rPr>
      </w:pPr>
    </w:p>
    <w:p w14:paraId="5635E93C" w14:textId="77777777" w:rsidR="00C02F77" w:rsidRDefault="62A8531A">
      <w:pPr>
        <w:pStyle w:val="Heading1"/>
        <w:rPr>
          <w:rFonts w:ascii="Arial" w:hAnsi="Arial"/>
        </w:rPr>
      </w:pPr>
      <w:bookmarkStart w:id="21" w:name="_Toc101771727"/>
      <w:bookmarkStart w:id="22" w:name="_Toc196744251"/>
      <w:r w:rsidRPr="62A8531A">
        <w:rPr>
          <w:rFonts w:ascii="Arial" w:hAnsi="Arial" w:cs="Arial"/>
        </w:rPr>
        <w:t>3. Prior knowledge</w:t>
      </w:r>
      <w:bookmarkEnd w:id="21"/>
      <w:bookmarkEnd w:id="22"/>
    </w:p>
    <w:p w14:paraId="43C19C6C" w14:textId="2A7B3152" w:rsidR="419C215A" w:rsidRDefault="005708A7" w:rsidP="62A8531A">
      <w:r>
        <w:rPr>
          <w:rFonts w:ascii="Arial" w:hAnsi="Arial" w:cs="Arial"/>
        </w:rPr>
        <w:t>No prior knowledge o</w:t>
      </w:r>
      <w:r w:rsidR="00E75332">
        <w:rPr>
          <w:rFonts w:ascii="Arial" w:hAnsi="Arial" w:cs="Arial"/>
        </w:rPr>
        <w:t>f</w:t>
      </w:r>
      <w:r>
        <w:rPr>
          <w:rFonts w:ascii="Arial" w:hAnsi="Arial" w:cs="Arial"/>
        </w:rPr>
        <w:t xml:space="preserve"> </w:t>
      </w:r>
      <w:r w:rsidR="009E5AA6">
        <w:rPr>
          <w:rFonts w:ascii="Arial" w:hAnsi="Arial" w:cs="Arial"/>
        </w:rPr>
        <w:t xml:space="preserve">communication skills </w:t>
      </w:r>
      <w:proofErr w:type="gramStart"/>
      <w:r w:rsidR="009E5AA6">
        <w:rPr>
          <w:rFonts w:ascii="Arial" w:hAnsi="Arial" w:cs="Arial"/>
        </w:rPr>
        <w:t xml:space="preserve">or </w:t>
      </w:r>
      <w:r w:rsidR="001F4BC9">
        <w:rPr>
          <w:rFonts w:ascii="Arial" w:hAnsi="Arial" w:cs="Arial"/>
        </w:rPr>
        <w:t xml:space="preserve">with </w:t>
      </w:r>
      <w:r>
        <w:rPr>
          <w:rFonts w:ascii="Arial" w:hAnsi="Arial" w:cs="Arial"/>
        </w:rPr>
        <w:t>communicating</w:t>
      </w:r>
      <w:proofErr w:type="gramEnd"/>
      <w:r>
        <w:rPr>
          <w:rFonts w:ascii="Arial" w:hAnsi="Arial" w:cs="Arial"/>
        </w:rPr>
        <w:t xml:space="preserve"> science is needed for this course. </w:t>
      </w:r>
      <w:r w:rsidR="00370341">
        <w:rPr>
          <w:rFonts w:ascii="Arial" w:hAnsi="Arial" w:cs="Arial"/>
        </w:rPr>
        <w:t>However, t</w:t>
      </w:r>
      <w:r>
        <w:rPr>
          <w:rFonts w:ascii="Arial" w:hAnsi="Arial" w:cs="Arial"/>
        </w:rPr>
        <w:t xml:space="preserve">he candidates are expected to participate actively and bring in their own experiences </w:t>
      </w:r>
      <w:r w:rsidR="00370341">
        <w:rPr>
          <w:rFonts w:ascii="Arial" w:hAnsi="Arial" w:cs="Arial"/>
        </w:rPr>
        <w:t xml:space="preserve">and </w:t>
      </w:r>
      <w:r w:rsidR="00F658A6">
        <w:rPr>
          <w:rFonts w:ascii="Arial" w:hAnsi="Arial" w:cs="Arial"/>
        </w:rPr>
        <w:t xml:space="preserve">share </w:t>
      </w:r>
      <w:r w:rsidR="00370341">
        <w:rPr>
          <w:rFonts w:ascii="Arial" w:hAnsi="Arial" w:cs="Arial"/>
        </w:rPr>
        <w:t>examples</w:t>
      </w:r>
      <w:r w:rsidR="003201C2">
        <w:rPr>
          <w:rFonts w:ascii="Arial" w:hAnsi="Arial" w:cs="Arial"/>
        </w:rPr>
        <w:t xml:space="preserve"> if they have any</w:t>
      </w:r>
      <w:r w:rsidR="00370341">
        <w:rPr>
          <w:rFonts w:ascii="Arial" w:hAnsi="Arial" w:cs="Arial"/>
        </w:rPr>
        <w:t xml:space="preserve">. </w:t>
      </w:r>
    </w:p>
    <w:p w14:paraId="6D98A12B" w14:textId="77777777" w:rsidR="00C02F77" w:rsidRDefault="00C02F77">
      <w:pPr>
        <w:rPr>
          <w:rFonts w:ascii="Arial" w:hAnsi="Arial" w:cs="Arial"/>
        </w:rPr>
      </w:pPr>
    </w:p>
    <w:p w14:paraId="08B8C0AF" w14:textId="77777777" w:rsidR="003201C2" w:rsidRDefault="003201C2">
      <w:pPr>
        <w:spacing w:line="240" w:lineRule="auto"/>
        <w:jc w:val="left"/>
        <w:rPr>
          <w:rFonts w:ascii="Arial" w:eastAsia="Times New Roman" w:hAnsi="Arial" w:cs="Arial"/>
          <w:b/>
          <w:sz w:val="48"/>
          <w:szCs w:val="24"/>
        </w:rPr>
      </w:pPr>
      <w:bookmarkStart w:id="23" w:name="_Toc101771728"/>
      <w:bookmarkStart w:id="24" w:name="_Toc196744252"/>
      <w:r>
        <w:rPr>
          <w:rFonts w:ascii="Arial" w:hAnsi="Arial" w:cs="Arial"/>
        </w:rPr>
        <w:br w:type="page"/>
      </w:r>
    </w:p>
    <w:p w14:paraId="70AFE0E6" w14:textId="531FDEF2" w:rsidR="00C02F77" w:rsidRDefault="00763391">
      <w:pPr>
        <w:pStyle w:val="Heading1"/>
        <w:rPr>
          <w:rFonts w:ascii="Arial" w:hAnsi="Arial"/>
        </w:rPr>
      </w:pPr>
      <w:r>
        <w:rPr>
          <w:rFonts w:ascii="Arial" w:hAnsi="Arial" w:cs="Arial"/>
        </w:rPr>
        <w:lastRenderedPageBreak/>
        <w:t>4. Learning objectives</w:t>
      </w:r>
      <w:bookmarkEnd w:id="23"/>
      <w:bookmarkEnd w:id="24"/>
    </w:p>
    <w:p w14:paraId="674D293B" w14:textId="52B91BAC" w:rsidR="0006579A" w:rsidRDefault="0006579A" w:rsidP="0006579A">
      <w:r>
        <w:t xml:space="preserve">The course addresses </w:t>
      </w:r>
      <w:r w:rsidR="00CF6E1A">
        <w:t>7</w:t>
      </w:r>
      <w:r w:rsidR="009543D9">
        <w:t xml:space="preserve"> </w:t>
      </w:r>
      <w:r>
        <w:t>learning object</w:t>
      </w:r>
      <w:r w:rsidR="009543D9">
        <w:t xml:space="preserve">ives. By the end of this course, the doctoral candidate will be able to: </w:t>
      </w:r>
    </w:p>
    <w:p w14:paraId="1633AD21" w14:textId="3DAD9911" w:rsidR="0006579A" w:rsidRDefault="0006579A" w:rsidP="0006579A">
      <w:pPr>
        <w:pStyle w:val="ListParagraph"/>
        <w:numPr>
          <w:ilvl w:val="0"/>
          <w:numId w:val="5"/>
        </w:numPr>
        <w:suppressAutoHyphens w:val="0"/>
        <w:spacing w:line="259" w:lineRule="auto"/>
        <w:jc w:val="left"/>
      </w:pPr>
      <w:r>
        <w:t xml:space="preserve">To craft a strong core communication message about </w:t>
      </w:r>
      <w:r w:rsidR="00F149CA">
        <w:t>the</w:t>
      </w:r>
      <w:r>
        <w:t xml:space="preserve"> research</w:t>
      </w:r>
      <w:r w:rsidR="009543D9">
        <w:t xml:space="preserve"> topic</w:t>
      </w:r>
    </w:p>
    <w:p w14:paraId="578585A8" w14:textId="1D1E3608" w:rsidR="0006579A" w:rsidRDefault="0006579A" w:rsidP="0006579A">
      <w:pPr>
        <w:pStyle w:val="ListParagraph"/>
        <w:numPr>
          <w:ilvl w:val="0"/>
          <w:numId w:val="5"/>
        </w:numPr>
        <w:suppressAutoHyphens w:val="0"/>
        <w:spacing w:line="259" w:lineRule="auto"/>
        <w:jc w:val="left"/>
      </w:pPr>
      <w:r>
        <w:t xml:space="preserve">To choose a fitting means of communication to the needs of the audience </w:t>
      </w:r>
    </w:p>
    <w:p w14:paraId="3035E02A" w14:textId="5CEAF46E" w:rsidR="00864276" w:rsidRDefault="0006579A" w:rsidP="0006579A">
      <w:pPr>
        <w:pStyle w:val="ListParagraph"/>
        <w:numPr>
          <w:ilvl w:val="0"/>
          <w:numId w:val="5"/>
        </w:numPr>
        <w:suppressAutoHyphens w:val="0"/>
        <w:spacing w:line="259" w:lineRule="auto"/>
        <w:jc w:val="left"/>
      </w:pPr>
      <w:r>
        <w:t xml:space="preserve">To </w:t>
      </w:r>
      <w:proofErr w:type="spellStart"/>
      <w:r>
        <w:t>analyse</w:t>
      </w:r>
      <w:proofErr w:type="spellEnd"/>
      <w:r>
        <w:t xml:space="preserve"> the needs and wishes of </w:t>
      </w:r>
      <w:r w:rsidR="00826280">
        <w:t xml:space="preserve">your </w:t>
      </w:r>
      <w:r>
        <w:t>intended audience</w:t>
      </w:r>
      <w:r w:rsidR="00275683">
        <w:t xml:space="preserve"> and translate that into a communication strategy</w:t>
      </w:r>
      <w:r>
        <w:t xml:space="preserve"> </w:t>
      </w:r>
    </w:p>
    <w:p w14:paraId="4A590DBE" w14:textId="5B4DE1CE" w:rsidR="00826280" w:rsidRDefault="00826280" w:rsidP="0006579A">
      <w:pPr>
        <w:pStyle w:val="ListParagraph"/>
        <w:numPr>
          <w:ilvl w:val="0"/>
          <w:numId w:val="5"/>
        </w:numPr>
        <w:suppressAutoHyphens w:val="0"/>
        <w:spacing w:line="259" w:lineRule="auto"/>
        <w:jc w:val="left"/>
      </w:pPr>
      <w:r>
        <w:t>To discuss personal approaches for possible communication strategies</w:t>
      </w:r>
    </w:p>
    <w:p w14:paraId="6348BF63" w14:textId="34AFCF81" w:rsidR="0006579A" w:rsidRDefault="0006579A" w:rsidP="0006579A">
      <w:pPr>
        <w:pStyle w:val="ListParagraph"/>
        <w:numPr>
          <w:ilvl w:val="0"/>
          <w:numId w:val="5"/>
        </w:numPr>
        <w:suppressAutoHyphens w:val="0"/>
        <w:spacing w:line="259" w:lineRule="auto"/>
        <w:jc w:val="left"/>
      </w:pPr>
      <w:r>
        <w:t xml:space="preserve">To present </w:t>
      </w:r>
      <w:r w:rsidR="00913BBD">
        <w:t xml:space="preserve">the </w:t>
      </w:r>
      <w:r>
        <w:t xml:space="preserve">research </w:t>
      </w:r>
      <w:r w:rsidR="00913BBD">
        <w:t xml:space="preserve">topic </w:t>
      </w:r>
      <w:r>
        <w:t>for a non-speciali</w:t>
      </w:r>
      <w:r w:rsidR="00F658A6">
        <w:t>z</w:t>
      </w:r>
      <w:r>
        <w:t>ed audience</w:t>
      </w:r>
    </w:p>
    <w:p w14:paraId="78E33245" w14:textId="0946B1FC" w:rsidR="0006579A" w:rsidRDefault="0006579A" w:rsidP="0006579A">
      <w:pPr>
        <w:pStyle w:val="ListParagraph"/>
        <w:numPr>
          <w:ilvl w:val="0"/>
          <w:numId w:val="5"/>
        </w:numPr>
        <w:suppressAutoHyphens w:val="0"/>
        <w:spacing w:line="259" w:lineRule="auto"/>
        <w:jc w:val="left"/>
      </w:pPr>
      <w:r>
        <w:t xml:space="preserve">To write a popular article about </w:t>
      </w:r>
      <w:r w:rsidR="00913BBD">
        <w:t xml:space="preserve">the </w:t>
      </w:r>
      <w:r>
        <w:t>research</w:t>
      </w:r>
      <w:r w:rsidR="00913BBD">
        <w:t xml:space="preserve"> topic</w:t>
      </w:r>
    </w:p>
    <w:p w14:paraId="6C223CD0" w14:textId="31BD322D" w:rsidR="004B087B" w:rsidRDefault="004B087B" w:rsidP="004B087B">
      <w:pPr>
        <w:pStyle w:val="ListParagraph"/>
        <w:numPr>
          <w:ilvl w:val="0"/>
          <w:numId w:val="5"/>
        </w:numPr>
        <w:suppressAutoHyphens w:val="0"/>
        <w:spacing w:line="259" w:lineRule="auto"/>
        <w:jc w:val="left"/>
      </w:pPr>
      <w:r>
        <w:t xml:space="preserve">To </w:t>
      </w:r>
      <w:r w:rsidR="000535B4">
        <w:t xml:space="preserve">design </w:t>
      </w:r>
      <w:r>
        <w:t xml:space="preserve">a communication </w:t>
      </w:r>
      <w:r w:rsidR="000535B4">
        <w:t xml:space="preserve">strategy for the </w:t>
      </w:r>
      <w:r w:rsidR="002971E0">
        <w:t xml:space="preserve">research </w:t>
      </w:r>
      <w:r w:rsidR="000535B4">
        <w:t xml:space="preserve">project </w:t>
      </w:r>
      <w:r>
        <w:t>with help of templates</w:t>
      </w:r>
    </w:p>
    <w:p w14:paraId="5997CC1D" w14:textId="77777777" w:rsidR="00C02F77" w:rsidRDefault="00C02F77">
      <w:pPr>
        <w:pStyle w:val="ListParagraph"/>
        <w:rPr>
          <w:rFonts w:ascii="Arial" w:hAnsi="Arial" w:cs="Arial"/>
        </w:rPr>
      </w:pPr>
    </w:p>
    <w:p w14:paraId="0E4B8B93" w14:textId="77777777" w:rsidR="00C02F77" w:rsidRDefault="00763391">
      <w:pPr>
        <w:pStyle w:val="Heading1"/>
        <w:rPr>
          <w:rFonts w:ascii="Arial" w:hAnsi="Arial"/>
        </w:rPr>
      </w:pPr>
      <w:bookmarkStart w:id="25" w:name="_Toc101771729"/>
      <w:bookmarkStart w:id="26" w:name="_Toc196744253"/>
      <w:r>
        <w:rPr>
          <w:rFonts w:ascii="Arial" w:hAnsi="Arial" w:cs="Arial"/>
        </w:rPr>
        <w:t>5. Study materials</w:t>
      </w:r>
      <w:bookmarkEnd w:id="25"/>
      <w:bookmarkEnd w:id="26"/>
    </w:p>
    <w:p w14:paraId="250077E5" w14:textId="005D9334" w:rsidR="00C02F77" w:rsidRDefault="3D78D9D2" w:rsidP="62A8531A">
      <w:pPr>
        <w:rPr>
          <w:rFonts w:ascii="Arial" w:hAnsi="Arial" w:cs="Arial"/>
          <w:highlight w:val="yellow"/>
        </w:rPr>
      </w:pPr>
      <w:r w:rsidRPr="62A8531A">
        <w:rPr>
          <w:rFonts w:ascii="Arial" w:hAnsi="Arial" w:cs="Arial"/>
        </w:rPr>
        <w:t>Course materials will be made available via GitHub.</w:t>
      </w:r>
    </w:p>
    <w:p w14:paraId="100523F4" w14:textId="6B1A4981" w:rsidR="3D78D9D2" w:rsidRPr="006D76F1" w:rsidRDefault="006D76F1" w:rsidP="006D76F1">
      <w:pPr>
        <w:pStyle w:val="ListParagraph"/>
        <w:numPr>
          <w:ilvl w:val="0"/>
          <w:numId w:val="5"/>
        </w:numPr>
        <w:rPr>
          <w:rFonts w:ascii="Arial" w:hAnsi="Arial"/>
        </w:rPr>
      </w:pPr>
      <w:r w:rsidRPr="006D76F1">
        <w:rPr>
          <w:rFonts w:ascii="Arial" w:hAnsi="Arial"/>
        </w:rPr>
        <w:t>Lecture slides and materials provided during the workshops</w:t>
      </w:r>
    </w:p>
    <w:p w14:paraId="6EEA8786" w14:textId="5E44BBFA" w:rsidR="007925B6" w:rsidRPr="007925B6" w:rsidRDefault="007925B6" w:rsidP="007925B6">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7925B6">
        <w:rPr>
          <w:rFonts w:ascii="Segoe UI" w:eastAsiaTheme="minorHAnsi" w:hAnsi="Segoe UI" w:cs="Segoe UI"/>
          <w:sz w:val="18"/>
          <w:szCs w:val="18"/>
          <w:lang w:val="nl-NL"/>
        </w:rPr>
        <w:t xml:space="preserve">Dijkstra, A. M., De Bakker, L., Van Dam, F., &amp; Jensen, E. (2020). Setting </w:t>
      </w:r>
      <w:proofErr w:type="spellStart"/>
      <w:r w:rsidRPr="007925B6">
        <w:rPr>
          <w:rFonts w:ascii="Segoe UI" w:eastAsiaTheme="minorHAnsi" w:hAnsi="Segoe UI" w:cs="Segoe UI"/>
          <w:sz w:val="18"/>
          <w:szCs w:val="18"/>
          <w:lang w:val="nl-NL"/>
        </w:rPr>
        <w:t>the</w:t>
      </w:r>
      <w:proofErr w:type="spellEnd"/>
      <w:r w:rsidRPr="007925B6">
        <w:rPr>
          <w:rFonts w:ascii="Segoe UI" w:eastAsiaTheme="minorHAnsi" w:hAnsi="Segoe UI" w:cs="Segoe UI"/>
          <w:sz w:val="18"/>
          <w:szCs w:val="18"/>
          <w:lang w:val="nl-NL"/>
        </w:rPr>
        <w:t xml:space="preserve"> scene. In F. Van Dam, L. De Bakker, A. M. Dijkstra, &amp; E. Jensen (Eds.), </w:t>
      </w:r>
      <w:proofErr w:type="spellStart"/>
      <w:r w:rsidRPr="007925B6">
        <w:rPr>
          <w:rFonts w:ascii="Segoe UI" w:eastAsiaTheme="minorHAnsi" w:hAnsi="Segoe UI" w:cs="Segoe UI"/>
          <w:i/>
          <w:iCs/>
          <w:sz w:val="18"/>
          <w:szCs w:val="18"/>
          <w:lang w:val="nl-NL"/>
        </w:rPr>
        <w:t>Science</w:t>
      </w:r>
      <w:proofErr w:type="spellEnd"/>
      <w:r w:rsidRPr="007925B6">
        <w:rPr>
          <w:rFonts w:ascii="Segoe UI" w:eastAsiaTheme="minorHAnsi" w:hAnsi="Segoe UI" w:cs="Segoe UI"/>
          <w:i/>
          <w:iCs/>
          <w:sz w:val="18"/>
          <w:szCs w:val="18"/>
          <w:lang w:val="nl-NL"/>
        </w:rPr>
        <w:t xml:space="preserve"> </w:t>
      </w:r>
      <w:proofErr w:type="spellStart"/>
      <w:r w:rsidRPr="007925B6">
        <w:rPr>
          <w:rFonts w:ascii="Segoe UI" w:eastAsiaTheme="minorHAnsi" w:hAnsi="Segoe UI" w:cs="Segoe UI"/>
          <w:i/>
          <w:iCs/>
          <w:sz w:val="18"/>
          <w:szCs w:val="18"/>
          <w:lang w:val="nl-NL"/>
        </w:rPr>
        <w:t>communication</w:t>
      </w:r>
      <w:proofErr w:type="spellEnd"/>
      <w:r w:rsidRPr="007925B6">
        <w:rPr>
          <w:rFonts w:ascii="Segoe UI" w:eastAsiaTheme="minorHAnsi" w:hAnsi="Segoe UI" w:cs="Segoe UI"/>
          <w:i/>
          <w:iCs/>
          <w:sz w:val="18"/>
          <w:szCs w:val="18"/>
          <w:lang w:val="nl-NL"/>
        </w:rPr>
        <w:t xml:space="preserve">. An </w:t>
      </w:r>
      <w:proofErr w:type="spellStart"/>
      <w:r w:rsidRPr="007925B6">
        <w:rPr>
          <w:rFonts w:ascii="Segoe UI" w:eastAsiaTheme="minorHAnsi" w:hAnsi="Segoe UI" w:cs="Segoe UI"/>
          <w:i/>
          <w:iCs/>
          <w:sz w:val="18"/>
          <w:szCs w:val="18"/>
          <w:lang w:val="nl-NL"/>
        </w:rPr>
        <w:t>introduction</w:t>
      </w:r>
      <w:proofErr w:type="spellEnd"/>
      <w:r w:rsidRPr="007925B6">
        <w:rPr>
          <w:rFonts w:ascii="Segoe UI" w:eastAsiaTheme="minorHAnsi" w:hAnsi="Segoe UI" w:cs="Segoe UI"/>
          <w:sz w:val="18"/>
          <w:szCs w:val="18"/>
          <w:lang w:val="nl-NL"/>
        </w:rPr>
        <w:t xml:space="preserve"> (pp. 1-16). </w:t>
      </w:r>
      <w:r w:rsidRPr="007925B6">
        <w:rPr>
          <w:rFonts w:ascii="Segoe UI" w:eastAsiaTheme="minorHAnsi" w:hAnsi="Segoe UI" w:cs="Segoe UI"/>
          <w:sz w:val="18"/>
          <w:szCs w:val="18"/>
          <w:lang w:val="en-GB"/>
        </w:rPr>
        <w:t xml:space="preserve">World Scientific Publishing Company.  </w:t>
      </w:r>
      <w:hyperlink r:id="rId17" w:history="1">
        <w:r w:rsidR="00402B6B" w:rsidRPr="007A55AD">
          <w:rPr>
            <w:rStyle w:val="Hyperlink"/>
            <w:rFonts w:ascii="Segoe UI" w:eastAsiaTheme="minorHAnsi" w:hAnsi="Segoe UI" w:cs="Segoe UI"/>
            <w:sz w:val="18"/>
            <w:szCs w:val="18"/>
            <w:lang w:val="en-GB"/>
          </w:rPr>
          <w:t>https://research.utwente.nl/en/publications/science-communication-an-introduction/</w:t>
        </w:r>
      </w:hyperlink>
      <w:r w:rsidR="00402B6B">
        <w:rPr>
          <w:rFonts w:ascii="Segoe UI" w:eastAsiaTheme="minorHAnsi" w:hAnsi="Segoe UI" w:cs="Segoe UI"/>
          <w:sz w:val="18"/>
          <w:szCs w:val="18"/>
          <w:lang w:val="en-GB"/>
        </w:rPr>
        <w:t xml:space="preserve"> </w:t>
      </w:r>
    </w:p>
    <w:p w14:paraId="163E2D55" w14:textId="6EC6E5E8" w:rsidR="006B2111" w:rsidRDefault="006B2111" w:rsidP="006B2111">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6B2111">
        <w:rPr>
          <w:rFonts w:ascii="Segoe UI" w:eastAsiaTheme="minorHAnsi" w:hAnsi="Segoe UI" w:cs="Segoe UI"/>
          <w:sz w:val="18"/>
          <w:szCs w:val="18"/>
          <w:lang w:val="nl-NL"/>
        </w:rPr>
        <w:t xml:space="preserve">Dijkstra, A. M., Van Dam, F., &amp; Van der </w:t>
      </w:r>
      <w:proofErr w:type="spellStart"/>
      <w:r w:rsidRPr="006B2111">
        <w:rPr>
          <w:rFonts w:ascii="Segoe UI" w:eastAsiaTheme="minorHAnsi" w:hAnsi="Segoe UI" w:cs="Segoe UI"/>
          <w:sz w:val="18"/>
          <w:szCs w:val="18"/>
          <w:lang w:val="nl-NL"/>
        </w:rPr>
        <w:t>Sanden</w:t>
      </w:r>
      <w:proofErr w:type="spellEnd"/>
      <w:r w:rsidRPr="006B2111">
        <w:rPr>
          <w:rFonts w:ascii="Segoe UI" w:eastAsiaTheme="minorHAnsi" w:hAnsi="Segoe UI" w:cs="Segoe UI"/>
          <w:sz w:val="18"/>
          <w:szCs w:val="18"/>
          <w:lang w:val="nl-NL"/>
        </w:rPr>
        <w:t xml:space="preserve">, M. (2020). </w:t>
      </w:r>
      <w:r w:rsidRPr="006B2111">
        <w:rPr>
          <w:rFonts w:ascii="Segoe UI" w:eastAsiaTheme="minorHAnsi" w:hAnsi="Segoe UI" w:cs="Segoe UI"/>
          <w:sz w:val="18"/>
          <w:szCs w:val="18"/>
          <w:lang w:val="en-GB"/>
        </w:rPr>
        <w:t xml:space="preserve">The Netherlands: from the first science information officers to the Dutch Research Agenda. In T. Gascoigne, B. Schiele, J. Leach, M. Riedlinger, B. V. Lewenstein, L. </w:t>
      </w:r>
      <w:proofErr w:type="spellStart"/>
      <w:r w:rsidRPr="006B2111">
        <w:rPr>
          <w:rFonts w:ascii="Segoe UI" w:eastAsiaTheme="minorHAnsi" w:hAnsi="Segoe UI" w:cs="Segoe UI"/>
          <w:sz w:val="18"/>
          <w:szCs w:val="18"/>
          <w:lang w:val="en-GB"/>
        </w:rPr>
        <w:t>Massarani</w:t>
      </w:r>
      <w:proofErr w:type="spellEnd"/>
      <w:r w:rsidRPr="006B2111">
        <w:rPr>
          <w:rFonts w:ascii="Segoe UI" w:eastAsiaTheme="minorHAnsi" w:hAnsi="Segoe UI" w:cs="Segoe UI"/>
          <w:sz w:val="18"/>
          <w:szCs w:val="18"/>
          <w:lang w:val="en-GB"/>
        </w:rPr>
        <w:t xml:space="preserve">, &amp; P. Broks (Eds.), </w:t>
      </w:r>
      <w:r w:rsidRPr="006B2111">
        <w:rPr>
          <w:rFonts w:ascii="Segoe UI" w:eastAsiaTheme="minorHAnsi" w:hAnsi="Segoe UI" w:cs="Segoe UI"/>
          <w:i/>
          <w:iCs/>
          <w:sz w:val="18"/>
          <w:szCs w:val="18"/>
          <w:lang w:val="en-GB"/>
        </w:rPr>
        <w:t>Communicating Science. A Global Perspective</w:t>
      </w:r>
      <w:r w:rsidRPr="006B2111">
        <w:rPr>
          <w:rFonts w:ascii="Segoe UI" w:eastAsiaTheme="minorHAnsi" w:hAnsi="Segoe UI" w:cs="Segoe UI"/>
          <w:sz w:val="18"/>
          <w:szCs w:val="18"/>
          <w:lang w:val="en-GB"/>
        </w:rPr>
        <w:t xml:space="preserve"> (pp. 597-615). Australian National University Press. </w:t>
      </w:r>
      <w:hyperlink r:id="rId18" w:history="1">
        <w:r w:rsidR="00AE3077" w:rsidRPr="007A55AD">
          <w:rPr>
            <w:rStyle w:val="Hyperlink"/>
            <w:rFonts w:ascii="Segoe UI" w:eastAsiaTheme="minorHAnsi" w:hAnsi="Segoe UI" w:cs="Segoe UI"/>
            <w:sz w:val="18"/>
            <w:szCs w:val="18"/>
            <w:lang w:val="en-GB"/>
          </w:rPr>
          <w:t>https://press-files.anu.edu.au/downloads/press/n6484/pdf/ch25.pdf</w:t>
        </w:r>
      </w:hyperlink>
      <w:r w:rsidR="00AE3077">
        <w:rPr>
          <w:rFonts w:ascii="Segoe UI" w:eastAsiaTheme="minorHAnsi" w:hAnsi="Segoe UI" w:cs="Segoe UI"/>
          <w:sz w:val="18"/>
          <w:szCs w:val="18"/>
          <w:lang w:val="en-GB"/>
        </w:rPr>
        <w:t xml:space="preserve"> </w:t>
      </w:r>
    </w:p>
    <w:p w14:paraId="2818B474" w14:textId="2A31F30F" w:rsidR="00D75863" w:rsidRDefault="00D75863" w:rsidP="00D75863">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D75863">
        <w:rPr>
          <w:rFonts w:ascii="Segoe UI" w:eastAsiaTheme="minorHAnsi" w:hAnsi="Segoe UI" w:cs="Segoe UI"/>
          <w:sz w:val="18"/>
          <w:szCs w:val="18"/>
          <w:lang w:val="en-GB"/>
        </w:rPr>
        <w:t xml:space="preserve">One chapter </w:t>
      </w:r>
      <w:r w:rsidR="001902FC">
        <w:rPr>
          <w:rFonts w:ascii="Segoe UI" w:eastAsiaTheme="minorHAnsi" w:hAnsi="Segoe UI" w:cs="Segoe UI"/>
          <w:sz w:val="18"/>
          <w:szCs w:val="18"/>
          <w:lang w:val="en-GB"/>
        </w:rPr>
        <w:t xml:space="preserve">about the country of </w:t>
      </w:r>
      <w:r w:rsidR="00EA44EE">
        <w:rPr>
          <w:rFonts w:ascii="Segoe UI" w:eastAsiaTheme="minorHAnsi" w:hAnsi="Segoe UI" w:cs="Segoe UI"/>
          <w:sz w:val="18"/>
          <w:szCs w:val="18"/>
          <w:lang w:val="en-GB"/>
        </w:rPr>
        <w:t xml:space="preserve">work or of </w:t>
      </w:r>
      <w:r w:rsidR="00EA4D79">
        <w:rPr>
          <w:rFonts w:ascii="Segoe UI" w:eastAsiaTheme="minorHAnsi" w:hAnsi="Segoe UI" w:cs="Segoe UI"/>
          <w:sz w:val="18"/>
          <w:szCs w:val="18"/>
          <w:lang w:val="en-GB"/>
        </w:rPr>
        <w:t xml:space="preserve">the candidate’s </w:t>
      </w:r>
      <w:r w:rsidR="00EA44EE">
        <w:rPr>
          <w:rFonts w:ascii="Segoe UI" w:eastAsiaTheme="minorHAnsi" w:hAnsi="Segoe UI" w:cs="Segoe UI"/>
          <w:sz w:val="18"/>
          <w:szCs w:val="18"/>
          <w:lang w:val="en-GB"/>
        </w:rPr>
        <w:t xml:space="preserve">origin </w:t>
      </w:r>
      <w:r w:rsidRPr="00D75863">
        <w:rPr>
          <w:rFonts w:ascii="Segoe UI" w:eastAsiaTheme="minorHAnsi" w:hAnsi="Segoe UI" w:cs="Segoe UI"/>
          <w:sz w:val="18"/>
          <w:szCs w:val="18"/>
          <w:lang w:val="en-GB"/>
        </w:rPr>
        <w:t xml:space="preserve">from the online open access book: Gascoigne, T., Broks, P., Leach, J., Lewenstein, B., </w:t>
      </w:r>
      <w:proofErr w:type="spellStart"/>
      <w:r w:rsidRPr="00D75863">
        <w:rPr>
          <w:rFonts w:ascii="Segoe UI" w:eastAsiaTheme="minorHAnsi" w:hAnsi="Segoe UI" w:cs="Segoe UI"/>
          <w:sz w:val="18"/>
          <w:szCs w:val="18"/>
          <w:lang w:val="en-GB"/>
        </w:rPr>
        <w:t>Massarani</w:t>
      </w:r>
      <w:proofErr w:type="spellEnd"/>
      <w:r w:rsidRPr="00D75863">
        <w:rPr>
          <w:rFonts w:ascii="Segoe UI" w:eastAsiaTheme="minorHAnsi" w:hAnsi="Segoe UI" w:cs="Segoe UI"/>
          <w:sz w:val="18"/>
          <w:szCs w:val="18"/>
          <w:lang w:val="en-GB"/>
        </w:rPr>
        <w:t xml:space="preserve">, L., Riedlinger, M., &amp; Schiele, B. (Eds.). (2020). </w:t>
      </w:r>
      <w:r w:rsidRPr="00D75863">
        <w:rPr>
          <w:rFonts w:ascii="Segoe UI" w:eastAsiaTheme="minorHAnsi" w:hAnsi="Segoe UI" w:cs="Segoe UI"/>
          <w:i/>
          <w:iCs/>
          <w:sz w:val="18"/>
          <w:szCs w:val="18"/>
          <w:lang w:val="en-GB"/>
        </w:rPr>
        <w:t>Communicating Science: A Global Perspective</w:t>
      </w:r>
      <w:r w:rsidRPr="00D75863">
        <w:rPr>
          <w:rFonts w:ascii="Segoe UI" w:eastAsiaTheme="minorHAnsi" w:hAnsi="Segoe UI" w:cs="Segoe UI"/>
          <w:sz w:val="18"/>
          <w:szCs w:val="18"/>
          <w:lang w:val="en-GB"/>
        </w:rPr>
        <w:t xml:space="preserve">. Australian National University Press. </w:t>
      </w:r>
      <w:hyperlink r:id="rId19" w:anchor="tabanchor" w:history="1">
        <w:r w:rsidR="00CC0F76" w:rsidRPr="007A55AD">
          <w:rPr>
            <w:rStyle w:val="Hyperlink"/>
            <w:rFonts w:ascii="Segoe UI" w:eastAsiaTheme="minorHAnsi" w:hAnsi="Segoe UI" w:cs="Segoe UI"/>
            <w:sz w:val="18"/>
            <w:szCs w:val="18"/>
            <w:lang w:val="en-GB"/>
          </w:rPr>
          <w:t>https://press.anu.edu.au/publications/communicating-science#tabanchor</w:t>
        </w:r>
      </w:hyperlink>
      <w:r w:rsidR="00CC0F76">
        <w:rPr>
          <w:rFonts w:ascii="Segoe UI" w:eastAsiaTheme="minorHAnsi" w:hAnsi="Segoe UI" w:cs="Segoe UI"/>
          <w:sz w:val="18"/>
          <w:szCs w:val="18"/>
          <w:lang w:val="en-GB"/>
        </w:rPr>
        <w:t xml:space="preserve"> </w:t>
      </w:r>
    </w:p>
    <w:p w14:paraId="004A4BC2" w14:textId="23474635" w:rsidR="00076FDB" w:rsidRPr="00EA4D79" w:rsidRDefault="00076FDB" w:rsidP="00EA4D79">
      <w:pPr>
        <w:suppressAutoHyphens w:val="0"/>
        <w:autoSpaceDE w:val="0"/>
        <w:autoSpaceDN w:val="0"/>
        <w:adjustRightInd w:val="0"/>
        <w:spacing w:line="240" w:lineRule="auto"/>
        <w:ind w:left="360"/>
        <w:jc w:val="left"/>
        <w:rPr>
          <w:rFonts w:ascii="Segoe UI" w:eastAsiaTheme="minorHAnsi" w:hAnsi="Segoe UI" w:cs="Segoe UI"/>
          <w:sz w:val="18"/>
          <w:szCs w:val="18"/>
          <w:lang w:val="en-GB"/>
        </w:rPr>
      </w:pPr>
      <w:r w:rsidRPr="00EA4D79">
        <w:rPr>
          <w:rFonts w:ascii="Segoe UI" w:eastAsiaTheme="minorHAnsi" w:hAnsi="Segoe UI" w:cs="Segoe UI"/>
          <w:sz w:val="18"/>
          <w:szCs w:val="18"/>
          <w:lang w:val="en-GB"/>
        </w:rPr>
        <w:t xml:space="preserve">Other recommended materials (to be adapted): </w:t>
      </w:r>
    </w:p>
    <w:p w14:paraId="404551F7" w14:textId="62091F71" w:rsidR="00C502C7" w:rsidRPr="00C502C7" w:rsidRDefault="00C502C7" w:rsidP="00C502C7">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C502C7">
        <w:rPr>
          <w:rFonts w:ascii="Segoe UI" w:eastAsiaTheme="minorHAnsi" w:hAnsi="Segoe UI" w:cs="Segoe UI"/>
          <w:sz w:val="18"/>
          <w:szCs w:val="18"/>
          <w:lang w:val="nl-NL"/>
        </w:rPr>
        <w:t xml:space="preserve">Dijkstra, A. M., de Jong, A., &amp; </w:t>
      </w:r>
      <w:proofErr w:type="spellStart"/>
      <w:r w:rsidRPr="00C502C7">
        <w:rPr>
          <w:rFonts w:ascii="Segoe UI" w:eastAsiaTheme="minorHAnsi" w:hAnsi="Segoe UI" w:cs="Segoe UI"/>
          <w:sz w:val="18"/>
          <w:szCs w:val="18"/>
          <w:lang w:val="nl-NL"/>
        </w:rPr>
        <w:t>Boscolo</w:t>
      </w:r>
      <w:proofErr w:type="spellEnd"/>
      <w:r w:rsidRPr="00C502C7">
        <w:rPr>
          <w:rFonts w:ascii="Segoe UI" w:eastAsiaTheme="minorHAnsi" w:hAnsi="Segoe UI" w:cs="Segoe UI"/>
          <w:sz w:val="18"/>
          <w:szCs w:val="18"/>
          <w:lang w:val="nl-NL"/>
        </w:rPr>
        <w:t xml:space="preserve">, M. (2024). </w:t>
      </w:r>
      <w:r w:rsidRPr="00C502C7">
        <w:rPr>
          <w:rFonts w:ascii="Segoe UI" w:eastAsiaTheme="minorHAnsi" w:hAnsi="Segoe UI" w:cs="Segoe UI"/>
          <w:sz w:val="18"/>
          <w:szCs w:val="18"/>
          <w:lang w:val="en-GB"/>
        </w:rPr>
        <w:t xml:space="preserve">Quality of science journalism in the age of Artificial Intelligence explored with a mixed methodology. </w:t>
      </w:r>
      <w:r w:rsidRPr="00C502C7">
        <w:rPr>
          <w:rFonts w:ascii="Segoe UI" w:eastAsiaTheme="minorHAnsi" w:hAnsi="Segoe UI" w:cs="Segoe UI"/>
          <w:i/>
          <w:iCs/>
          <w:sz w:val="18"/>
          <w:szCs w:val="18"/>
          <w:lang w:val="en-GB"/>
        </w:rPr>
        <w:t>PLOS ONE, 19</w:t>
      </w:r>
      <w:r w:rsidRPr="00C502C7">
        <w:rPr>
          <w:rFonts w:ascii="Segoe UI" w:eastAsiaTheme="minorHAnsi" w:hAnsi="Segoe UI" w:cs="Segoe UI"/>
          <w:sz w:val="18"/>
          <w:szCs w:val="18"/>
          <w:lang w:val="en-GB"/>
        </w:rPr>
        <w:t xml:space="preserve">(6), e0303367. </w:t>
      </w:r>
      <w:hyperlink r:id="rId20" w:history="1">
        <w:r w:rsidRPr="001C5291">
          <w:rPr>
            <w:rStyle w:val="Hyperlink"/>
            <w:rFonts w:ascii="Segoe UI" w:eastAsiaTheme="minorHAnsi" w:hAnsi="Segoe UI" w:cs="Segoe UI"/>
            <w:sz w:val="18"/>
            <w:szCs w:val="18"/>
            <w:lang w:val="en-GB"/>
          </w:rPr>
          <w:t>https://doi.org/10.1371/journal.pone.0303367</w:t>
        </w:r>
      </w:hyperlink>
      <w:r>
        <w:rPr>
          <w:rFonts w:ascii="Segoe UI" w:eastAsiaTheme="minorHAnsi" w:hAnsi="Segoe UI" w:cs="Segoe UI"/>
          <w:sz w:val="18"/>
          <w:szCs w:val="18"/>
          <w:lang w:val="en-GB"/>
        </w:rPr>
        <w:t xml:space="preserve"> </w:t>
      </w:r>
      <w:r w:rsidRPr="00C502C7">
        <w:rPr>
          <w:rFonts w:ascii="Segoe UI" w:eastAsiaTheme="minorHAnsi" w:hAnsi="Segoe UI" w:cs="Segoe UI"/>
          <w:sz w:val="18"/>
          <w:szCs w:val="18"/>
          <w:lang w:val="en-GB"/>
        </w:rPr>
        <w:t xml:space="preserve"> </w:t>
      </w:r>
    </w:p>
    <w:p w14:paraId="7587AA88" w14:textId="57A7FA89" w:rsidR="000A5AD3" w:rsidRPr="000A5AD3" w:rsidRDefault="000A5AD3" w:rsidP="000A5AD3">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0C116F">
        <w:rPr>
          <w:rFonts w:ascii="Segoe UI" w:eastAsiaTheme="minorHAnsi" w:hAnsi="Segoe UI" w:cs="Segoe UI"/>
          <w:sz w:val="18"/>
          <w:szCs w:val="18"/>
          <w:lang w:val="nl-NL"/>
        </w:rPr>
        <w:t>Marín-</w:t>
      </w:r>
      <w:proofErr w:type="spellStart"/>
      <w:r w:rsidRPr="000C116F">
        <w:rPr>
          <w:rFonts w:ascii="Segoe UI" w:eastAsiaTheme="minorHAnsi" w:hAnsi="Segoe UI" w:cs="Segoe UI"/>
          <w:sz w:val="18"/>
          <w:szCs w:val="18"/>
          <w:lang w:val="nl-NL"/>
        </w:rPr>
        <w:t>González</w:t>
      </w:r>
      <w:proofErr w:type="spellEnd"/>
      <w:r w:rsidRPr="000C116F">
        <w:rPr>
          <w:rFonts w:ascii="Segoe UI" w:eastAsiaTheme="minorHAnsi" w:hAnsi="Segoe UI" w:cs="Segoe UI"/>
          <w:sz w:val="18"/>
          <w:szCs w:val="18"/>
          <w:lang w:val="nl-NL"/>
        </w:rPr>
        <w:t xml:space="preserve">, E., </w:t>
      </w:r>
      <w:proofErr w:type="spellStart"/>
      <w:r w:rsidRPr="000C116F">
        <w:rPr>
          <w:rFonts w:ascii="Segoe UI" w:eastAsiaTheme="minorHAnsi" w:hAnsi="Segoe UI" w:cs="Segoe UI"/>
          <w:sz w:val="18"/>
          <w:szCs w:val="18"/>
          <w:lang w:val="nl-NL"/>
        </w:rPr>
        <w:t>Navalhas</w:t>
      </w:r>
      <w:proofErr w:type="spellEnd"/>
      <w:r w:rsidRPr="000C116F">
        <w:rPr>
          <w:rFonts w:ascii="Segoe UI" w:eastAsiaTheme="minorHAnsi" w:hAnsi="Segoe UI" w:cs="Segoe UI"/>
          <w:sz w:val="18"/>
          <w:szCs w:val="18"/>
          <w:lang w:val="nl-NL"/>
        </w:rPr>
        <w:t xml:space="preserve">, I., Dijkstra, A. M., De Jong, A., &amp; Luís, C. (2023, 2023-July-14). </w:t>
      </w:r>
      <w:r w:rsidRPr="000A5AD3">
        <w:rPr>
          <w:rFonts w:ascii="Segoe UI" w:eastAsiaTheme="minorHAnsi" w:hAnsi="Segoe UI" w:cs="Segoe UI"/>
          <w:sz w:val="18"/>
          <w:szCs w:val="18"/>
          <w:lang w:val="en-GB"/>
        </w:rPr>
        <w:t xml:space="preserve">Science journalism in pandemic times: perspectives on the science-media relationship from COVID-19 researchers in Southern Europe [Original Research]. </w:t>
      </w:r>
      <w:r w:rsidRPr="000A5AD3">
        <w:rPr>
          <w:rFonts w:ascii="Segoe UI" w:eastAsiaTheme="minorHAnsi" w:hAnsi="Segoe UI" w:cs="Segoe UI"/>
          <w:i/>
          <w:iCs/>
          <w:sz w:val="18"/>
          <w:szCs w:val="18"/>
          <w:lang w:val="en-GB"/>
        </w:rPr>
        <w:t>Frontiers in Communication, 8</w:t>
      </w:r>
      <w:r w:rsidRPr="000A5AD3">
        <w:rPr>
          <w:rFonts w:ascii="Segoe UI" w:eastAsiaTheme="minorHAnsi" w:hAnsi="Segoe UI" w:cs="Segoe UI"/>
          <w:sz w:val="18"/>
          <w:szCs w:val="18"/>
          <w:lang w:val="en-GB"/>
        </w:rPr>
        <w:t xml:space="preserve">. </w:t>
      </w:r>
      <w:hyperlink r:id="rId21" w:history="1">
        <w:r w:rsidRPr="001C5291">
          <w:rPr>
            <w:rStyle w:val="Hyperlink"/>
            <w:rFonts w:ascii="Segoe UI" w:eastAsiaTheme="minorHAnsi" w:hAnsi="Segoe UI" w:cs="Segoe UI"/>
            <w:sz w:val="18"/>
            <w:szCs w:val="18"/>
            <w:lang w:val="en-GB"/>
          </w:rPr>
          <w:t>https://doi.org/10.3389/fcomm.2023.1231301</w:t>
        </w:r>
      </w:hyperlink>
      <w:r>
        <w:rPr>
          <w:rFonts w:ascii="Segoe UI" w:eastAsiaTheme="minorHAnsi" w:hAnsi="Segoe UI" w:cs="Segoe UI"/>
          <w:sz w:val="18"/>
          <w:szCs w:val="18"/>
          <w:lang w:val="en-GB"/>
        </w:rPr>
        <w:t xml:space="preserve"> </w:t>
      </w:r>
    </w:p>
    <w:p w14:paraId="66EC8221" w14:textId="77777777" w:rsidR="006D76F1" w:rsidRDefault="006D76F1" w:rsidP="006D76F1">
      <w:pPr>
        <w:rPr>
          <w:rFonts w:ascii="Arial" w:hAnsi="Arial"/>
        </w:rPr>
      </w:pPr>
    </w:p>
    <w:p w14:paraId="44C1CADA" w14:textId="5D6F048F" w:rsidR="3599DBF1" w:rsidRDefault="3599DBF1" w:rsidP="00F86125">
      <w:pPr>
        <w:numPr>
          <w:ilvl w:val="0"/>
          <w:numId w:val="2"/>
        </w:numPr>
        <w:jc w:val="left"/>
        <w:rPr>
          <w:rFonts w:ascii="Arial" w:hAnsi="Arial" w:cs="Arial"/>
        </w:rPr>
      </w:pPr>
      <w:r w:rsidRPr="4763AAEF">
        <w:rPr>
          <w:rFonts w:ascii="Arial" w:hAnsi="Arial" w:cs="Arial"/>
        </w:rPr>
        <w:t xml:space="preserve">Permanent link to the </w:t>
      </w:r>
      <w:proofErr w:type="spellStart"/>
      <w:r w:rsidRPr="4763AAEF">
        <w:rPr>
          <w:rFonts w:ascii="Arial" w:hAnsi="Arial" w:cs="Arial"/>
        </w:rPr>
        <w:t>Github</w:t>
      </w:r>
      <w:proofErr w:type="spellEnd"/>
      <w:r w:rsidRPr="4763AAEF">
        <w:rPr>
          <w:rFonts w:ascii="Arial" w:hAnsi="Arial" w:cs="Arial"/>
        </w:rPr>
        <w:t xml:space="preserve"> course repository:</w:t>
      </w:r>
      <w:r w:rsidR="00F86125">
        <w:rPr>
          <w:rFonts w:eastAsia="Times New Roman"/>
          <w:color w:val="000000"/>
        </w:rPr>
        <w:t xml:space="preserve"> </w:t>
      </w:r>
      <w:hyperlink r:id="rId22" w:history="1">
        <w:r w:rsidR="00F86125" w:rsidRPr="00F86125">
          <w:rPr>
            <w:rStyle w:val="Hyperlink"/>
            <w:rFonts w:ascii="Arial" w:hAnsi="Arial" w:cs="Arial"/>
          </w:rPr>
          <w:t>https://github.com/MSCA-DN-Digital-Finance/Courses/tree/e28144184593a0269ceb2f6a5a283be9e81981ab/Cohort%201%20(2024.01-2027.12)/MSCA_DF_39</w:t>
        </w:r>
      </w:hyperlink>
    </w:p>
    <w:p w14:paraId="6B699379" w14:textId="77777777" w:rsidR="00C02F77" w:rsidRDefault="00C02F77">
      <w:pPr>
        <w:rPr>
          <w:rFonts w:ascii="Arial" w:hAnsi="Arial" w:cs="Arial"/>
        </w:rPr>
      </w:pPr>
    </w:p>
    <w:p w14:paraId="4023C6E4" w14:textId="77777777" w:rsidR="003201C2" w:rsidRDefault="003201C2">
      <w:pPr>
        <w:spacing w:line="240" w:lineRule="auto"/>
        <w:jc w:val="left"/>
        <w:rPr>
          <w:rFonts w:ascii="Arial" w:eastAsia="Times New Roman" w:hAnsi="Arial" w:cs="Arial"/>
          <w:b/>
          <w:sz w:val="48"/>
          <w:szCs w:val="24"/>
        </w:rPr>
      </w:pPr>
      <w:bookmarkStart w:id="27" w:name="_Toc101771730"/>
      <w:bookmarkStart w:id="28" w:name="_Toc196744254"/>
      <w:r>
        <w:rPr>
          <w:rFonts w:ascii="Arial" w:hAnsi="Arial" w:cs="Arial"/>
        </w:rPr>
        <w:br w:type="page"/>
      </w:r>
    </w:p>
    <w:p w14:paraId="2BC9C706" w14:textId="32C4BA17" w:rsidR="00C02F77" w:rsidRDefault="00763391">
      <w:pPr>
        <w:pStyle w:val="Heading1"/>
        <w:rPr>
          <w:rFonts w:ascii="Arial" w:hAnsi="Arial"/>
        </w:rPr>
      </w:pPr>
      <w:r>
        <w:rPr>
          <w:rFonts w:ascii="Arial" w:hAnsi="Arial" w:cs="Arial"/>
        </w:rPr>
        <w:lastRenderedPageBreak/>
        <w:t>6. Course setup</w:t>
      </w:r>
      <w:bookmarkEnd w:id="27"/>
      <w:bookmarkEnd w:id="28"/>
    </w:p>
    <w:p w14:paraId="5564C1B3" w14:textId="77777777" w:rsidR="00C02F77" w:rsidRDefault="00763391">
      <w:pPr>
        <w:pStyle w:val="Heading4"/>
        <w:rPr>
          <w:rFonts w:ascii="Arial" w:hAnsi="Arial"/>
        </w:rPr>
      </w:pPr>
      <w:bookmarkStart w:id="29" w:name="_Toc196744255"/>
      <w:r>
        <w:rPr>
          <w:rFonts w:ascii="Arial" w:hAnsi="Arial" w:cs="Arial"/>
        </w:rPr>
        <w:t>6.1 activity overviews</w:t>
      </w:r>
      <w:bookmarkEnd w:id="29"/>
    </w:p>
    <w:p w14:paraId="6EF3A1A2" w14:textId="3153A0AB" w:rsidR="00C02F77" w:rsidRDefault="3D78D9D2">
      <w:pPr>
        <w:pStyle w:val="BodyText"/>
        <w:rPr>
          <w:rFonts w:ascii="Arial" w:hAnsi="Arial"/>
        </w:rPr>
      </w:pPr>
      <w:r w:rsidRPr="62A8531A">
        <w:rPr>
          <w:rFonts w:ascii="Arial" w:hAnsi="Arial"/>
        </w:rPr>
        <w:t>The activity overview below is indicative and may be subject to changes.</w:t>
      </w:r>
    </w:p>
    <w:p w14:paraId="34DD4231" w14:textId="6843AB74" w:rsidR="00AF158A" w:rsidRDefault="00B00EE0" w:rsidP="00AF158A">
      <w:pPr>
        <w:pStyle w:val="BodyText"/>
        <w:spacing w:after="0" w:line="240" w:lineRule="auto"/>
        <w:rPr>
          <w:rFonts w:ascii="Arial" w:hAnsi="Arial"/>
        </w:rPr>
      </w:pPr>
      <w:r>
        <w:rPr>
          <w:rFonts w:ascii="Arial" w:hAnsi="Arial"/>
        </w:rPr>
        <w:t>An indication of the hours</w:t>
      </w:r>
      <w:r w:rsidR="00FC0375">
        <w:rPr>
          <w:rFonts w:ascii="Arial" w:hAnsi="Arial"/>
        </w:rPr>
        <w:t>, total available 56 hours (2 ECTS)</w:t>
      </w:r>
      <w:r>
        <w:rPr>
          <w:rFonts w:ascii="Arial" w:hAnsi="Arial"/>
        </w:rPr>
        <w:t>:</w:t>
      </w:r>
    </w:p>
    <w:p w14:paraId="0F4217B8" w14:textId="77777777" w:rsidR="003B1100" w:rsidRDefault="003B1100" w:rsidP="003B1100">
      <w:r>
        <w:t>Estimated time division</w:t>
      </w:r>
    </w:p>
    <w:p w14:paraId="7594B6D2" w14:textId="42050F15" w:rsidR="003B1100" w:rsidRDefault="003B1100" w:rsidP="003B1100">
      <w:pPr>
        <w:pStyle w:val="ListParagraph"/>
        <w:numPr>
          <w:ilvl w:val="0"/>
          <w:numId w:val="7"/>
        </w:numPr>
        <w:suppressAutoHyphens w:val="0"/>
        <w:spacing w:line="259" w:lineRule="auto"/>
        <w:jc w:val="left"/>
      </w:pPr>
      <w:r>
        <w:t xml:space="preserve">Preparation beforehand: </w:t>
      </w:r>
      <w:r w:rsidR="00FC0375">
        <w:t xml:space="preserve">self-study by </w:t>
      </w:r>
      <w:r>
        <w:t>reading materials and short assignments (16 hours)</w:t>
      </w:r>
    </w:p>
    <w:p w14:paraId="65369358" w14:textId="76CC4822" w:rsidR="003B1100" w:rsidRDefault="003B1100" w:rsidP="003B1100">
      <w:pPr>
        <w:pStyle w:val="ListParagraph"/>
        <w:numPr>
          <w:ilvl w:val="0"/>
          <w:numId w:val="7"/>
        </w:numPr>
        <w:suppressAutoHyphens w:val="0"/>
        <w:spacing w:line="259" w:lineRule="auto"/>
        <w:jc w:val="left"/>
      </w:pPr>
      <w:r>
        <w:t>In</w:t>
      </w:r>
      <w:r w:rsidR="00D75988">
        <w:t>-</w:t>
      </w:r>
      <w:r>
        <w:t>person</w:t>
      </w:r>
      <w:r w:rsidR="00D75988">
        <w:t xml:space="preserve"> </w:t>
      </w:r>
      <w:r>
        <w:t>meetings week 9 – 13 June with lectures</w:t>
      </w:r>
      <w:r w:rsidR="0078234C">
        <w:t xml:space="preserve"> and</w:t>
      </w:r>
      <w:r>
        <w:t xml:space="preserve"> interactive activities (10 hours)</w:t>
      </w:r>
    </w:p>
    <w:p w14:paraId="79BF76F3" w14:textId="7F2937B4" w:rsidR="003B1100" w:rsidRDefault="0078234C" w:rsidP="003B1100">
      <w:pPr>
        <w:pStyle w:val="ListParagraph"/>
        <w:numPr>
          <w:ilvl w:val="0"/>
          <w:numId w:val="7"/>
        </w:numPr>
        <w:suppressAutoHyphens w:val="0"/>
        <w:spacing w:line="259" w:lineRule="auto"/>
        <w:jc w:val="left"/>
      </w:pPr>
      <w:r>
        <w:t>Homework in week 9 – 13 June</w:t>
      </w:r>
      <w:r w:rsidR="00FC0375">
        <w:t xml:space="preserve"> with p</w:t>
      </w:r>
      <w:r w:rsidR="003B1100">
        <w:t>reparation for the final meeting</w:t>
      </w:r>
      <w:r w:rsidR="00FC0375">
        <w:t>,</w:t>
      </w:r>
      <w:r w:rsidR="003B1100">
        <w:t xml:space="preserve"> assignments (10 hours)</w:t>
      </w:r>
    </w:p>
    <w:p w14:paraId="41433C44" w14:textId="42C4AB4D" w:rsidR="003B1100" w:rsidRDefault="003B1100" w:rsidP="003B1100">
      <w:pPr>
        <w:pStyle w:val="ListParagraph"/>
        <w:numPr>
          <w:ilvl w:val="0"/>
          <w:numId w:val="7"/>
        </w:numPr>
        <w:suppressAutoHyphens w:val="0"/>
        <w:spacing w:line="259" w:lineRule="auto"/>
        <w:jc w:val="left"/>
      </w:pPr>
      <w:r>
        <w:t xml:space="preserve">Assignments to completion (20 hours), </w:t>
      </w:r>
      <w:proofErr w:type="gramStart"/>
      <w:r>
        <w:t>includes</w:t>
      </w:r>
      <w:proofErr w:type="gramEnd"/>
      <w:r>
        <w:t xml:space="preserve"> </w:t>
      </w:r>
      <w:r w:rsidR="00FC0375">
        <w:t xml:space="preserve">an </w:t>
      </w:r>
      <w:r>
        <w:t xml:space="preserve">optional consultation </w:t>
      </w:r>
      <w:r w:rsidR="00FC0375">
        <w:t xml:space="preserve">or </w:t>
      </w:r>
      <w:r>
        <w:t>feedback</w:t>
      </w:r>
      <w:r w:rsidR="00FC0375">
        <w:t xml:space="preserve"> session</w:t>
      </w:r>
      <w:r>
        <w:t xml:space="preserve"> before submitting the assignment (max 0.5 hour per person)</w:t>
      </w:r>
    </w:p>
    <w:p w14:paraId="792A4C4D" w14:textId="77777777" w:rsidR="00AF158A" w:rsidRDefault="00AF158A" w:rsidP="00B00EE0">
      <w:pPr>
        <w:pStyle w:val="BodyText"/>
        <w:rPr>
          <w:rFonts w:ascii="Arial" w:hAnsi="Arial"/>
        </w:rPr>
      </w:pPr>
    </w:p>
    <w:tbl>
      <w:tblPr>
        <w:tblStyle w:val="TableGrid"/>
        <w:tblW w:w="9936" w:type="dxa"/>
        <w:tblLayout w:type="fixed"/>
        <w:tblCellMar>
          <w:left w:w="0" w:type="dxa"/>
          <w:right w:w="0" w:type="dxa"/>
        </w:tblCellMar>
        <w:tblLook w:val="04A0" w:firstRow="1" w:lastRow="0" w:firstColumn="1" w:lastColumn="0" w:noHBand="0" w:noVBand="1"/>
      </w:tblPr>
      <w:tblGrid>
        <w:gridCol w:w="634"/>
        <w:gridCol w:w="1440"/>
        <w:gridCol w:w="1260"/>
        <w:gridCol w:w="4473"/>
        <w:gridCol w:w="2129"/>
      </w:tblGrid>
      <w:tr w:rsidR="00C02F77" w14:paraId="5AEF618A" w14:textId="77777777" w:rsidTr="62A8531A">
        <w:tc>
          <w:tcPr>
            <w:tcW w:w="634" w:type="dxa"/>
          </w:tcPr>
          <w:p w14:paraId="491072FA" w14:textId="77777777" w:rsidR="00C02F77" w:rsidRDefault="00763391">
            <w:pPr>
              <w:pStyle w:val="TableContents"/>
              <w:jc w:val="left"/>
              <w:rPr>
                <w:rFonts w:ascii="Arial" w:hAnsi="Arial"/>
              </w:rPr>
            </w:pPr>
            <w:r>
              <w:rPr>
                <w:rFonts w:ascii="Arial" w:hAnsi="Arial"/>
              </w:rPr>
              <w:t>Date</w:t>
            </w:r>
          </w:p>
        </w:tc>
        <w:tc>
          <w:tcPr>
            <w:tcW w:w="1440" w:type="dxa"/>
          </w:tcPr>
          <w:p w14:paraId="4A146726" w14:textId="77777777" w:rsidR="00C02F77" w:rsidRDefault="00763391">
            <w:pPr>
              <w:pStyle w:val="TableContents"/>
              <w:jc w:val="left"/>
              <w:rPr>
                <w:rFonts w:ascii="Arial" w:hAnsi="Arial"/>
              </w:rPr>
            </w:pPr>
            <w:r>
              <w:rPr>
                <w:rFonts w:ascii="Arial" w:hAnsi="Arial"/>
              </w:rPr>
              <w:t>Time</w:t>
            </w:r>
          </w:p>
        </w:tc>
        <w:tc>
          <w:tcPr>
            <w:tcW w:w="1260" w:type="dxa"/>
          </w:tcPr>
          <w:p w14:paraId="2FE35847" w14:textId="77777777" w:rsidR="00C02F77" w:rsidRDefault="00763391">
            <w:pPr>
              <w:pStyle w:val="TableContents"/>
              <w:jc w:val="left"/>
              <w:rPr>
                <w:rFonts w:ascii="Arial" w:hAnsi="Arial"/>
              </w:rPr>
            </w:pPr>
            <w:r>
              <w:rPr>
                <w:rFonts w:ascii="Arial" w:hAnsi="Arial"/>
              </w:rPr>
              <w:t>Instruction mode</w:t>
            </w:r>
          </w:p>
        </w:tc>
        <w:tc>
          <w:tcPr>
            <w:tcW w:w="4473" w:type="dxa"/>
          </w:tcPr>
          <w:p w14:paraId="63782C29" w14:textId="77777777" w:rsidR="00C02F77" w:rsidRDefault="00763391">
            <w:pPr>
              <w:pStyle w:val="TableContents"/>
              <w:jc w:val="left"/>
              <w:rPr>
                <w:rFonts w:ascii="Arial" w:hAnsi="Arial"/>
              </w:rPr>
            </w:pPr>
            <w:r>
              <w:rPr>
                <w:rFonts w:ascii="Arial" w:hAnsi="Arial"/>
              </w:rPr>
              <w:t>Topic</w:t>
            </w:r>
          </w:p>
        </w:tc>
        <w:tc>
          <w:tcPr>
            <w:tcW w:w="2129" w:type="dxa"/>
          </w:tcPr>
          <w:p w14:paraId="0F3E721A" w14:textId="77777777" w:rsidR="00C02F77" w:rsidRDefault="00763391">
            <w:pPr>
              <w:pStyle w:val="TableContents"/>
              <w:jc w:val="left"/>
              <w:rPr>
                <w:rFonts w:ascii="Arial" w:hAnsi="Arial"/>
              </w:rPr>
            </w:pPr>
            <w:r>
              <w:rPr>
                <w:rFonts w:ascii="Arial" w:hAnsi="Arial"/>
              </w:rPr>
              <w:t>Teacher(s)</w:t>
            </w:r>
          </w:p>
        </w:tc>
      </w:tr>
      <w:tr w:rsidR="00EA5779" w14:paraId="3F33985B" w14:textId="77777777" w:rsidTr="62A8531A">
        <w:tc>
          <w:tcPr>
            <w:tcW w:w="634" w:type="dxa"/>
          </w:tcPr>
          <w:p w14:paraId="7EFE08F6" w14:textId="7711B2E0" w:rsidR="00EA5779" w:rsidRDefault="00EA5779">
            <w:pPr>
              <w:pStyle w:val="TableContents"/>
              <w:jc w:val="left"/>
              <w:rPr>
                <w:rFonts w:ascii="Arial" w:hAnsi="Arial"/>
              </w:rPr>
            </w:pPr>
          </w:p>
        </w:tc>
        <w:tc>
          <w:tcPr>
            <w:tcW w:w="1440" w:type="dxa"/>
          </w:tcPr>
          <w:p w14:paraId="72AAB7A1" w14:textId="0FC572A4" w:rsidR="00EA5779" w:rsidRDefault="002C1ED8">
            <w:pPr>
              <w:pStyle w:val="TableContents"/>
              <w:jc w:val="left"/>
              <w:rPr>
                <w:rFonts w:ascii="Arial" w:hAnsi="Arial"/>
              </w:rPr>
            </w:pPr>
            <w:r>
              <w:rPr>
                <w:rFonts w:ascii="Arial" w:hAnsi="Arial"/>
              </w:rPr>
              <w:t>Beforehand</w:t>
            </w:r>
          </w:p>
        </w:tc>
        <w:tc>
          <w:tcPr>
            <w:tcW w:w="1260" w:type="dxa"/>
          </w:tcPr>
          <w:p w14:paraId="1A539BD8" w14:textId="7E325200" w:rsidR="00EA5779" w:rsidRDefault="001E61BE">
            <w:pPr>
              <w:pStyle w:val="TableContents"/>
              <w:jc w:val="left"/>
              <w:rPr>
                <w:rFonts w:ascii="Arial" w:hAnsi="Arial"/>
              </w:rPr>
            </w:pPr>
            <w:r>
              <w:rPr>
                <w:rFonts w:ascii="Arial" w:hAnsi="Arial"/>
              </w:rPr>
              <w:t>Self-study</w:t>
            </w:r>
            <w:r w:rsidR="00107A15">
              <w:rPr>
                <w:rFonts w:ascii="Arial" w:hAnsi="Arial"/>
              </w:rPr>
              <w:t xml:space="preserve"> and assignment</w:t>
            </w:r>
          </w:p>
        </w:tc>
        <w:tc>
          <w:tcPr>
            <w:tcW w:w="4473" w:type="dxa"/>
          </w:tcPr>
          <w:p w14:paraId="538C0894" w14:textId="2C87848E" w:rsidR="00EA5779" w:rsidRDefault="00EA5779">
            <w:pPr>
              <w:pStyle w:val="TableContents"/>
              <w:jc w:val="left"/>
              <w:rPr>
                <w:rFonts w:ascii="Arial" w:hAnsi="Arial"/>
              </w:rPr>
            </w:pPr>
            <w:r>
              <w:rPr>
                <w:rFonts w:ascii="Arial" w:hAnsi="Arial"/>
              </w:rPr>
              <w:t xml:space="preserve">Reading materials and </w:t>
            </w:r>
            <w:r w:rsidR="001E61BE">
              <w:rPr>
                <w:rFonts w:ascii="Arial" w:hAnsi="Arial"/>
              </w:rPr>
              <w:t xml:space="preserve">preparation of short </w:t>
            </w:r>
            <w:r w:rsidR="00AC7860">
              <w:rPr>
                <w:rFonts w:ascii="Arial" w:hAnsi="Arial"/>
              </w:rPr>
              <w:t xml:space="preserve">elevator </w:t>
            </w:r>
            <w:r w:rsidR="00CB7149">
              <w:rPr>
                <w:rFonts w:ascii="Arial" w:hAnsi="Arial"/>
              </w:rPr>
              <w:t xml:space="preserve">pitch </w:t>
            </w:r>
            <w:r w:rsidR="00B00EE0">
              <w:rPr>
                <w:rFonts w:ascii="Arial" w:hAnsi="Arial"/>
              </w:rPr>
              <w:t>(</w:t>
            </w:r>
            <w:r w:rsidR="00754DD9">
              <w:rPr>
                <w:rFonts w:ascii="Arial" w:hAnsi="Arial"/>
              </w:rPr>
              <w:t xml:space="preserve">video of </w:t>
            </w:r>
            <w:r w:rsidR="00B00EE0">
              <w:rPr>
                <w:rFonts w:ascii="Arial" w:hAnsi="Arial"/>
              </w:rPr>
              <w:t xml:space="preserve">1 minute) </w:t>
            </w:r>
            <w:r w:rsidR="001E61BE">
              <w:rPr>
                <w:rFonts w:ascii="Arial" w:hAnsi="Arial"/>
              </w:rPr>
              <w:t xml:space="preserve">about </w:t>
            </w:r>
            <w:r w:rsidR="00AC7860">
              <w:rPr>
                <w:rFonts w:ascii="Arial" w:hAnsi="Arial"/>
              </w:rPr>
              <w:t xml:space="preserve">your </w:t>
            </w:r>
            <w:r w:rsidR="001E61BE">
              <w:rPr>
                <w:rFonts w:ascii="Arial" w:hAnsi="Arial"/>
              </w:rPr>
              <w:t>research</w:t>
            </w:r>
            <w:r w:rsidR="00AC7860">
              <w:rPr>
                <w:rFonts w:ascii="Arial" w:hAnsi="Arial"/>
              </w:rPr>
              <w:t xml:space="preserve"> for a non-expert audience</w:t>
            </w:r>
            <w:r w:rsidR="00754DD9">
              <w:rPr>
                <w:rFonts w:ascii="Arial" w:hAnsi="Arial"/>
              </w:rPr>
              <w:t>.</w:t>
            </w:r>
          </w:p>
          <w:p w14:paraId="0477DCF7" w14:textId="3BF2B1A1" w:rsidR="00754DD9" w:rsidRDefault="00754DD9">
            <w:pPr>
              <w:pStyle w:val="TableContents"/>
              <w:jc w:val="left"/>
              <w:rPr>
                <w:rFonts w:ascii="Arial" w:hAnsi="Arial"/>
              </w:rPr>
            </w:pPr>
            <w:r>
              <w:rPr>
                <w:rFonts w:ascii="Arial" w:hAnsi="Arial"/>
              </w:rPr>
              <w:t xml:space="preserve">Bring an object that symbolizes your relationship with research. </w:t>
            </w:r>
          </w:p>
          <w:p w14:paraId="148E66CB" w14:textId="618148D3" w:rsidR="00B00EE0" w:rsidRDefault="00B00EE0">
            <w:pPr>
              <w:pStyle w:val="TableContents"/>
              <w:jc w:val="left"/>
              <w:rPr>
                <w:rFonts w:ascii="Arial" w:hAnsi="Arial"/>
              </w:rPr>
            </w:pPr>
          </w:p>
        </w:tc>
        <w:tc>
          <w:tcPr>
            <w:tcW w:w="2129" w:type="dxa"/>
          </w:tcPr>
          <w:p w14:paraId="360A2B80" w14:textId="77777777" w:rsidR="00EA5779" w:rsidRDefault="00EA5779">
            <w:pPr>
              <w:pStyle w:val="TableContents"/>
              <w:jc w:val="left"/>
              <w:rPr>
                <w:rFonts w:ascii="Arial" w:hAnsi="Arial"/>
              </w:rPr>
            </w:pPr>
          </w:p>
        </w:tc>
      </w:tr>
      <w:tr w:rsidR="00C02F77" w14:paraId="329274EC" w14:textId="77777777" w:rsidTr="00A20BF4">
        <w:tc>
          <w:tcPr>
            <w:tcW w:w="634" w:type="dxa"/>
          </w:tcPr>
          <w:p w14:paraId="5F870461" w14:textId="42D9E9CD" w:rsidR="00C02F77" w:rsidRDefault="001317AB" w:rsidP="62A8531A">
            <w:pPr>
              <w:pStyle w:val="TableContents"/>
              <w:suppressLineNumbers w:val="0"/>
              <w:jc w:val="left"/>
              <w:rPr>
                <w:rFonts w:ascii="Arial" w:hAnsi="Arial"/>
                <w:highlight w:val="yellow"/>
              </w:rPr>
            </w:pPr>
            <w:r w:rsidRPr="001317AB">
              <w:rPr>
                <w:rFonts w:ascii="Arial" w:hAnsi="Arial"/>
              </w:rPr>
              <w:t>Mo</w:t>
            </w:r>
            <w:r>
              <w:rPr>
                <w:rFonts w:ascii="Arial" w:hAnsi="Arial"/>
              </w:rPr>
              <w:t>n</w:t>
            </w:r>
            <w:r w:rsidR="008B33B5">
              <w:rPr>
                <w:rFonts w:ascii="Arial" w:hAnsi="Arial"/>
              </w:rPr>
              <w:t xml:space="preserve"> 8 June</w:t>
            </w:r>
          </w:p>
        </w:tc>
        <w:tc>
          <w:tcPr>
            <w:tcW w:w="1440" w:type="dxa"/>
          </w:tcPr>
          <w:p w14:paraId="7DB8DC81" w14:textId="12124421" w:rsidR="00C02F77" w:rsidRDefault="00FB5F6B">
            <w:pPr>
              <w:pStyle w:val="TableContents"/>
              <w:jc w:val="left"/>
              <w:rPr>
                <w:rFonts w:ascii="Arial" w:hAnsi="Arial"/>
              </w:rPr>
            </w:pPr>
            <w:r>
              <w:rPr>
                <w:rFonts w:ascii="Arial" w:hAnsi="Arial"/>
              </w:rPr>
              <w:t>1</w:t>
            </w:r>
            <w:r w:rsidR="00EA4D19">
              <w:rPr>
                <w:rFonts w:ascii="Arial" w:hAnsi="Arial"/>
              </w:rPr>
              <w:t>3</w:t>
            </w:r>
            <w:r>
              <w:rPr>
                <w:rFonts w:ascii="Arial" w:hAnsi="Arial"/>
              </w:rPr>
              <w:t>:00 – 1</w:t>
            </w:r>
            <w:r w:rsidR="00EA4D19">
              <w:rPr>
                <w:rFonts w:ascii="Arial" w:hAnsi="Arial"/>
              </w:rPr>
              <w:t>6</w:t>
            </w:r>
            <w:r>
              <w:rPr>
                <w:rFonts w:ascii="Arial" w:hAnsi="Arial"/>
              </w:rPr>
              <w:t>:</w:t>
            </w:r>
            <w:r w:rsidR="00EA4D19">
              <w:rPr>
                <w:rFonts w:ascii="Arial" w:hAnsi="Arial"/>
              </w:rPr>
              <w:t>3</w:t>
            </w:r>
            <w:r w:rsidR="002D1C87">
              <w:rPr>
                <w:rFonts w:ascii="Arial" w:hAnsi="Arial"/>
              </w:rPr>
              <w:t>0</w:t>
            </w:r>
          </w:p>
        </w:tc>
        <w:tc>
          <w:tcPr>
            <w:tcW w:w="1260" w:type="dxa"/>
          </w:tcPr>
          <w:p w14:paraId="42A3A7E0" w14:textId="7C676186" w:rsidR="00C02F77" w:rsidRPr="00A20BF4" w:rsidRDefault="00FB5F6B">
            <w:pPr>
              <w:pStyle w:val="TableContents"/>
              <w:jc w:val="left"/>
              <w:rPr>
                <w:rFonts w:ascii="Arial" w:hAnsi="Arial"/>
              </w:rPr>
            </w:pPr>
            <w:r w:rsidRPr="00A20BF4">
              <w:rPr>
                <w:rFonts w:ascii="Arial" w:hAnsi="Arial"/>
              </w:rPr>
              <w:t xml:space="preserve">Workshop 1 </w:t>
            </w:r>
          </w:p>
        </w:tc>
        <w:tc>
          <w:tcPr>
            <w:tcW w:w="4473" w:type="dxa"/>
            <w:shd w:val="clear" w:color="auto" w:fill="161718" w:themeFill="text1"/>
          </w:tcPr>
          <w:p w14:paraId="0C2DA6E0" w14:textId="6DDD2FD5" w:rsidR="00C02F77" w:rsidRPr="00147460" w:rsidRDefault="00A20BF4" w:rsidP="62A8531A">
            <w:pPr>
              <w:pStyle w:val="TableContents"/>
              <w:suppressLineNumbers w:val="0"/>
              <w:jc w:val="left"/>
              <w:rPr>
                <w:rFonts w:ascii="Arial" w:hAnsi="Arial"/>
                <w:color w:val="FFFFFF" w:themeColor="background1"/>
              </w:rPr>
            </w:pPr>
            <w:r w:rsidRPr="00147460">
              <w:rPr>
                <w:rFonts w:ascii="Arial" w:hAnsi="Arial"/>
                <w:color w:val="FFFFFF" w:themeColor="background1"/>
              </w:rPr>
              <w:t>Introduction</w:t>
            </w:r>
            <w:r w:rsidR="00847696">
              <w:rPr>
                <w:rFonts w:ascii="Arial" w:hAnsi="Arial"/>
                <w:color w:val="FFFFFF" w:themeColor="background1"/>
              </w:rPr>
              <w:t xml:space="preserve">; </w:t>
            </w:r>
            <w:r w:rsidR="0018102E">
              <w:rPr>
                <w:rFonts w:ascii="Arial" w:hAnsi="Arial"/>
                <w:color w:val="FFFFFF" w:themeColor="background1"/>
              </w:rPr>
              <w:t xml:space="preserve">presenting for a non-expert audience; </w:t>
            </w:r>
            <w:r w:rsidRPr="00147460">
              <w:rPr>
                <w:rFonts w:ascii="Arial" w:hAnsi="Arial"/>
                <w:color w:val="FFFFFF" w:themeColor="background1"/>
              </w:rPr>
              <w:t>sharing experiences with communicating science</w:t>
            </w:r>
            <w:r w:rsidR="00847696">
              <w:rPr>
                <w:rFonts w:ascii="Arial" w:hAnsi="Arial"/>
                <w:color w:val="FFFFFF" w:themeColor="background1"/>
              </w:rPr>
              <w:t xml:space="preserve">; </w:t>
            </w:r>
            <w:r w:rsidR="00E14A22">
              <w:rPr>
                <w:rFonts w:ascii="Arial" w:hAnsi="Arial"/>
                <w:color w:val="FFFFFF" w:themeColor="background1"/>
              </w:rPr>
              <w:t xml:space="preserve">presentation techniques; </w:t>
            </w:r>
            <w:r w:rsidR="009012CA" w:rsidRPr="00147460">
              <w:rPr>
                <w:rFonts w:ascii="Arial" w:hAnsi="Arial"/>
                <w:color w:val="FFFFFF" w:themeColor="background1"/>
              </w:rPr>
              <w:t>the message box</w:t>
            </w:r>
            <w:r w:rsidR="00847696">
              <w:rPr>
                <w:rFonts w:ascii="Arial" w:hAnsi="Arial"/>
                <w:color w:val="FFFFFF" w:themeColor="background1"/>
              </w:rPr>
              <w:t xml:space="preserve">; </w:t>
            </w:r>
            <w:r w:rsidR="00147460" w:rsidRPr="00147460">
              <w:rPr>
                <w:rFonts w:ascii="Arial" w:hAnsi="Arial"/>
                <w:color w:val="FFFFFF" w:themeColor="background1"/>
              </w:rPr>
              <w:t>basics of communicating science</w:t>
            </w:r>
            <w:r w:rsidR="00847696">
              <w:rPr>
                <w:rFonts w:ascii="Arial" w:hAnsi="Arial"/>
                <w:color w:val="FFFFFF" w:themeColor="background1"/>
              </w:rPr>
              <w:t>;</w:t>
            </w:r>
            <w:r w:rsidR="00D97F1A">
              <w:rPr>
                <w:rFonts w:ascii="Arial" w:hAnsi="Arial"/>
                <w:color w:val="FFFFFF" w:themeColor="background1"/>
              </w:rPr>
              <w:t xml:space="preserve"> audiences; </w:t>
            </w:r>
            <w:r w:rsidR="006C2D38">
              <w:rPr>
                <w:rFonts w:ascii="Arial" w:hAnsi="Arial"/>
                <w:color w:val="FFFFFF" w:themeColor="background1"/>
              </w:rPr>
              <w:t>learn</w:t>
            </w:r>
            <w:r w:rsidR="001E61BE">
              <w:rPr>
                <w:rFonts w:ascii="Arial" w:hAnsi="Arial"/>
                <w:color w:val="FFFFFF" w:themeColor="background1"/>
              </w:rPr>
              <w:t>ing</w:t>
            </w:r>
            <w:r w:rsidR="006C2D38">
              <w:rPr>
                <w:rFonts w:ascii="Arial" w:hAnsi="Arial"/>
                <w:color w:val="FFFFFF" w:themeColor="background1"/>
              </w:rPr>
              <w:t xml:space="preserve"> to structure your </w:t>
            </w:r>
            <w:r w:rsidR="00DB1DF9">
              <w:rPr>
                <w:rFonts w:ascii="Arial" w:hAnsi="Arial"/>
                <w:color w:val="FFFFFF" w:themeColor="background1"/>
              </w:rPr>
              <w:t xml:space="preserve">popular </w:t>
            </w:r>
            <w:r w:rsidR="006C2D38">
              <w:rPr>
                <w:rFonts w:ascii="Arial" w:hAnsi="Arial"/>
                <w:color w:val="FFFFFF" w:themeColor="background1"/>
              </w:rPr>
              <w:t>writing process</w:t>
            </w:r>
            <w:r w:rsidR="0018102E">
              <w:rPr>
                <w:rFonts w:ascii="Arial" w:hAnsi="Arial"/>
                <w:color w:val="FFFFFF" w:themeColor="background1"/>
              </w:rPr>
              <w:t>.</w:t>
            </w:r>
            <w:r w:rsidR="00E658F0">
              <w:rPr>
                <w:rFonts w:ascii="Arial" w:hAnsi="Arial"/>
                <w:color w:val="FFFFFF" w:themeColor="background1"/>
              </w:rPr>
              <w:t xml:space="preserve"> </w:t>
            </w:r>
          </w:p>
        </w:tc>
        <w:tc>
          <w:tcPr>
            <w:tcW w:w="2129" w:type="dxa"/>
          </w:tcPr>
          <w:p w14:paraId="35F9CD36" w14:textId="45725222" w:rsidR="7612A227" w:rsidRPr="00511186" w:rsidRDefault="00511186" w:rsidP="62A8531A">
            <w:pPr>
              <w:pStyle w:val="TableContents"/>
              <w:suppressLineNumbers w:val="0"/>
              <w:jc w:val="left"/>
              <w:rPr>
                <w:rFonts w:ascii="Arial" w:hAnsi="Arial"/>
              </w:rPr>
            </w:pPr>
            <w:r>
              <w:rPr>
                <w:rFonts w:ascii="Arial" w:hAnsi="Arial"/>
              </w:rPr>
              <w:t>Anne Dijkstra</w:t>
            </w:r>
            <w:r w:rsidR="009B4F2A">
              <w:rPr>
                <w:rFonts w:ascii="Arial" w:hAnsi="Arial"/>
              </w:rPr>
              <w:t xml:space="preserve"> / colleague </w:t>
            </w:r>
          </w:p>
          <w:p w14:paraId="7E8C4BE5" w14:textId="0D3A1C0B" w:rsidR="00C02F77" w:rsidRDefault="00C02F77" w:rsidP="62A8531A">
            <w:pPr>
              <w:pStyle w:val="TableContents"/>
              <w:jc w:val="left"/>
              <w:rPr>
                <w:rFonts w:ascii="Arial" w:hAnsi="Arial"/>
                <w:highlight w:val="yellow"/>
              </w:rPr>
            </w:pPr>
          </w:p>
        </w:tc>
      </w:tr>
      <w:tr w:rsidR="00C02F77" w14:paraId="47E3ED22" w14:textId="77777777" w:rsidTr="62A8531A">
        <w:tc>
          <w:tcPr>
            <w:tcW w:w="634" w:type="dxa"/>
          </w:tcPr>
          <w:p w14:paraId="302CD4D0" w14:textId="40B44FF9" w:rsidR="00C02F77" w:rsidRDefault="00C02F77">
            <w:pPr>
              <w:pStyle w:val="TableContents"/>
              <w:jc w:val="left"/>
              <w:rPr>
                <w:rFonts w:ascii="Arial" w:hAnsi="Arial"/>
              </w:rPr>
            </w:pPr>
          </w:p>
        </w:tc>
        <w:tc>
          <w:tcPr>
            <w:tcW w:w="1440" w:type="dxa"/>
          </w:tcPr>
          <w:p w14:paraId="1750BFA9" w14:textId="30056977" w:rsidR="00C02F77" w:rsidRDefault="00C02F77">
            <w:pPr>
              <w:pStyle w:val="TableContents"/>
              <w:jc w:val="left"/>
              <w:rPr>
                <w:rFonts w:ascii="Arial" w:hAnsi="Arial"/>
              </w:rPr>
            </w:pPr>
          </w:p>
        </w:tc>
        <w:tc>
          <w:tcPr>
            <w:tcW w:w="1260" w:type="dxa"/>
          </w:tcPr>
          <w:p w14:paraId="27D766D3" w14:textId="27B22E5A" w:rsidR="00C02F77" w:rsidRDefault="00147460">
            <w:pPr>
              <w:pStyle w:val="TableContents"/>
              <w:jc w:val="left"/>
              <w:rPr>
                <w:rFonts w:ascii="Arial" w:hAnsi="Arial"/>
              </w:rPr>
            </w:pPr>
            <w:r>
              <w:rPr>
                <w:rFonts w:ascii="Arial" w:hAnsi="Arial"/>
              </w:rPr>
              <w:t xml:space="preserve">Homework </w:t>
            </w:r>
          </w:p>
        </w:tc>
        <w:tc>
          <w:tcPr>
            <w:tcW w:w="4473" w:type="dxa"/>
          </w:tcPr>
          <w:p w14:paraId="4C7FB793" w14:textId="78871575" w:rsidR="42F8ACFB" w:rsidRPr="00147460" w:rsidRDefault="00147460" w:rsidP="62A8531A">
            <w:pPr>
              <w:pStyle w:val="TableContents"/>
              <w:suppressLineNumbers w:val="0"/>
              <w:jc w:val="left"/>
              <w:rPr>
                <w:rFonts w:ascii="Arial" w:hAnsi="Arial"/>
              </w:rPr>
            </w:pPr>
            <w:r>
              <w:rPr>
                <w:rFonts w:ascii="Arial" w:hAnsi="Arial"/>
              </w:rPr>
              <w:t>Message box for your own research</w:t>
            </w:r>
            <w:r w:rsidR="00AD52DE">
              <w:rPr>
                <w:rFonts w:ascii="Arial" w:hAnsi="Arial"/>
              </w:rPr>
              <w:t xml:space="preserve"> topic</w:t>
            </w:r>
            <w:r w:rsidR="00EA4D79">
              <w:rPr>
                <w:rFonts w:ascii="Arial" w:hAnsi="Arial"/>
              </w:rPr>
              <w:t>; recommended reading</w:t>
            </w:r>
            <w:r w:rsidR="00107A15">
              <w:rPr>
                <w:rFonts w:ascii="Arial" w:hAnsi="Arial"/>
              </w:rPr>
              <w:t xml:space="preserve"> </w:t>
            </w:r>
          </w:p>
          <w:p w14:paraId="67BDBB40" w14:textId="600B2C4B" w:rsidR="00C02F77" w:rsidRPr="00147460" w:rsidRDefault="00C02F77" w:rsidP="62A8531A">
            <w:pPr>
              <w:pStyle w:val="TableContents"/>
              <w:jc w:val="left"/>
              <w:rPr>
                <w:rFonts w:ascii="Arial" w:hAnsi="Arial"/>
              </w:rPr>
            </w:pPr>
          </w:p>
        </w:tc>
        <w:tc>
          <w:tcPr>
            <w:tcW w:w="2129" w:type="dxa"/>
          </w:tcPr>
          <w:p w14:paraId="7D6FC805" w14:textId="7E9164C4" w:rsidR="00C02F77" w:rsidRDefault="00C02F77" w:rsidP="62A8531A">
            <w:pPr>
              <w:pStyle w:val="TableContents"/>
              <w:suppressLineNumbers w:val="0"/>
              <w:jc w:val="left"/>
              <w:rPr>
                <w:rFonts w:ascii="Arial" w:hAnsi="Arial"/>
                <w:highlight w:val="yellow"/>
              </w:rPr>
            </w:pPr>
          </w:p>
        </w:tc>
      </w:tr>
      <w:tr w:rsidR="00C02F77" w14:paraId="36D29714" w14:textId="77777777" w:rsidTr="62A8531A">
        <w:tc>
          <w:tcPr>
            <w:tcW w:w="634" w:type="dxa"/>
          </w:tcPr>
          <w:p w14:paraId="2BBE9C18" w14:textId="362584D6" w:rsidR="00C02F77" w:rsidRDefault="001317AB">
            <w:pPr>
              <w:pStyle w:val="TableContents"/>
              <w:jc w:val="left"/>
              <w:rPr>
                <w:rFonts w:ascii="Arial" w:hAnsi="Arial"/>
              </w:rPr>
            </w:pPr>
            <w:r>
              <w:rPr>
                <w:rFonts w:ascii="Arial" w:hAnsi="Arial"/>
              </w:rPr>
              <w:t>Wed</w:t>
            </w:r>
          </w:p>
        </w:tc>
        <w:tc>
          <w:tcPr>
            <w:tcW w:w="1440" w:type="dxa"/>
          </w:tcPr>
          <w:p w14:paraId="51550C70" w14:textId="1CB412A1" w:rsidR="00C02F77" w:rsidRDefault="00763391">
            <w:pPr>
              <w:pStyle w:val="TableContents"/>
              <w:jc w:val="left"/>
              <w:rPr>
                <w:rFonts w:ascii="Arial" w:hAnsi="Arial"/>
              </w:rPr>
            </w:pPr>
            <w:r>
              <w:rPr>
                <w:rFonts w:ascii="Arial" w:hAnsi="Arial"/>
              </w:rPr>
              <w:t>1</w:t>
            </w:r>
            <w:r w:rsidR="0024262E">
              <w:rPr>
                <w:rFonts w:ascii="Arial" w:hAnsi="Arial"/>
              </w:rPr>
              <w:t>3</w:t>
            </w:r>
            <w:r>
              <w:rPr>
                <w:rFonts w:ascii="Arial" w:hAnsi="Arial"/>
              </w:rPr>
              <w:t>:00-</w:t>
            </w:r>
            <w:r w:rsidR="002D1C87">
              <w:rPr>
                <w:rFonts w:ascii="Arial" w:hAnsi="Arial"/>
              </w:rPr>
              <w:t>1</w:t>
            </w:r>
            <w:r w:rsidR="0024262E">
              <w:rPr>
                <w:rFonts w:ascii="Arial" w:hAnsi="Arial"/>
              </w:rPr>
              <w:t>6</w:t>
            </w:r>
            <w:r w:rsidR="002D1C87">
              <w:rPr>
                <w:rFonts w:ascii="Arial" w:hAnsi="Arial"/>
              </w:rPr>
              <w:t>:</w:t>
            </w:r>
            <w:r w:rsidR="0024262E">
              <w:rPr>
                <w:rFonts w:ascii="Arial" w:hAnsi="Arial"/>
              </w:rPr>
              <w:t>30</w:t>
            </w:r>
          </w:p>
        </w:tc>
        <w:tc>
          <w:tcPr>
            <w:tcW w:w="1260" w:type="dxa"/>
          </w:tcPr>
          <w:p w14:paraId="6BF975AB" w14:textId="5845F210" w:rsidR="00C02F77" w:rsidRDefault="00D54560">
            <w:pPr>
              <w:pStyle w:val="TableContents"/>
              <w:jc w:val="left"/>
              <w:rPr>
                <w:rFonts w:ascii="Arial" w:hAnsi="Arial"/>
              </w:rPr>
            </w:pPr>
            <w:r>
              <w:rPr>
                <w:rFonts w:ascii="Arial" w:hAnsi="Arial"/>
              </w:rPr>
              <w:t xml:space="preserve">Workshop 2 </w:t>
            </w:r>
          </w:p>
        </w:tc>
        <w:tc>
          <w:tcPr>
            <w:tcW w:w="4473" w:type="dxa"/>
          </w:tcPr>
          <w:p w14:paraId="6B9456FA" w14:textId="77777777" w:rsidR="00C02F77" w:rsidRDefault="0030798D" w:rsidP="62A8531A">
            <w:pPr>
              <w:pStyle w:val="TableContents"/>
              <w:jc w:val="left"/>
              <w:rPr>
                <w:rFonts w:ascii="Arial" w:hAnsi="Arial"/>
              </w:rPr>
            </w:pPr>
            <w:r>
              <w:rPr>
                <w:rFonts w:ascii="Arial" w:hAnsi="Arial"/>
              </w:rPr>
              <w:t>Five-step writing process</w:t>
            </w:r>
            <w:r w:rsidR="00E20178">
              <w:rPr>
                <w:rFonts w:ascii="Arial" w:hAnsi="Arial"/>
              </w:rPr>
              <w:t xml:space="preserve"> for writing a popular article</w:t>
            </w:r>
            <w:r w:rsidR="000A5AD3">
              <w:rPr>
                <w:rFonts w:ascii="Arial" w:hAnsi="Arial"/>
              </w:rPr>
              <w:t xml:space="preserve"> (part 1)</w:t>
            </w:r>
            <w:r w:rsidR="00843A56">
              <w:rPr>
                <w:rFonts w:ascii="Arial" w:hAnsi="Arial"/>
              </w:rPr>
              <w:t xml:space="preserve">; </w:t>
            </w:r>
            <w:r w:rsidR="004E0E16">
              <w:rPr>
                <w:rFonts w:ascii="Arial" w:hAnsi="Arial"/>
              </w:rPr>
              <w:t xml:space="preserve">story telling techniques for </w:t>
            </w:r>
            <w:r w:rsidR="00BD77DE">
              <w:rPr>
                <w:rFonts w:ascii="Arial" w:hAnsi="Arial"/>
              </w:rPr>
              <w:t xml:space="preserve">presenting </w:t>
            </w:r>
            <w:r w:rsidR="00511186">
              <w:rPr>
                <w:rFonts w:ascii="Arial" w:hAnsi="Arial"/>
              </w:rPr>
              <w:t>a story</w:t>
            </w:r>
            <w:r w:rsidR="00843A56">
              <w:rPr>
                <w:rFonts w:ascii="Arial" w:hAnsi="Arial"/>
              </w:rPr>
              <w:t xml:space="preserve">; </w:t>
            </w:r>
            <w:r w:rsidR="00AD52DE">
              <w:rPr>
                <w:rFonts w:ascii="Arial" w:hAnsi="Arial"/>
              </w:rPr>
              <w:t>templates for strategic communication</w:t>
            </w:r>
            <w:r w:rsidR="00843A56">
              <w:rPr>
                <w:rFonts w:ascii="Arial" w:hAnsi="Arial"/>
              </w:rPr>
              <w:t>; science-media relationships</w:t>
            </w:r>
            <w:r w:rsidR="00322F9D">
              <w:rPr>
                <w:rFonts w:ascii="Arial" w:hAnsi="Arial"/>
              </w:rPr>
              <w:t>; changing roles for researchers</w:t>
            </w:r>
          </w:p>
          <w:p w14:paraId="1EC80629" w14:textId="17FEB6C9" w:rsidR="00D37A73" w:rsidRDefault="00D37A73" w:rsidP="62A8531A">
            <w:pPr>
              <w:pStyle w:val="TableContents"/>
              <w:jc w:val="left"/>
              <w:rPr>
                <w:rFonts w:ascii="Arial" w:hAnsi="Arial"/>
                <w:highlight w:val="yellow"/>
              </w:rPr>
            </w:pPr>
          </w:p>
        </w:tc>
        <w:tc>
          <w:tcPr>
            <w:tcW w:w="2129" w:type="dxa"/>
          </w:tcPr>
          <w:p w14:paraId="7F0C16E0" w14:textId="7AC120B8" w:rsidR="00C02F77" w:rsidRDefault="00511186" w:rsidP="62A8531A">
            <w:pPr>
              <w:pStyle w:val="TableContents"/>
              <w:suppressLineNumbers w:val="0"/>
              <w:jc w:val="left"/>
              <w:rPr>
                <w:rFonts w:ascii="Arial" w:hAnsi="Arial"/>
                <w:highlight w:val="yellow"/>
              </w:rPr>
            </w:pPr>
            <w:r>
              <w:rPr>
                <w:rFonts w:ascii="Arial" w:hAnsi="Arial"/>
              </w:rPr>
              <w:t>Anne Dijkstra</w:t>
            </w:r>
            <w:r w:rsidR="009B4F2A">
              <w:rPr>
                <w:rFonts w:ascii="Arial" w:hAnsi="Arial"/>
              </w:rPr>
              <w:t xml:space="preserve"> / colleague </w:t>
            </w:r>
          </w:p>
        </w:tc>
      </w:tr>
      <w:tr w:rsidR="00C02F77" w14:paraId="0C462D18" w14:textId="77777777" w:rsidTr="62A8531A">
        <w:tc>
          <w:tcPr>
            <w:tcW w:w="634" w:type="dxa"/>
          </w:tcPr>
          <w:p w14:paraId="5A42CC7C" w14:textId="49C3A41C" w:rsidR="00C02F77" w:rsidRDefault="00C02F77">
            <w:pPr>
              <w:pStyle w:val="TableContents"/>
              <w:jc w:val="left"/>
              <w:rPr>
                <w:rFonts w:ascii="Arial" w:hAnsi="Arial"/>
              </w:rPr>
            </w:pPr>
          </w:p>
        </w:tc>
        <w:tc>
          <w:tcPr>
            <w:tcW w:w="1440" w:type="dxa"/>
          </w:tcPr>
          <w:p w14:paraId="07B3B381" w14:textId="6D08C21F" w:rsidR="00C02F77" w:rsidRDefault="00C02F77">
            <w:pPr>
              <w:pStyle w:val="TableContents"/>
              <w:jc w:val="left"/>
              <w:rPr>
                <w:rFonts w:ascii="Arial" w:hAnsi="Arial"/>
              </w:rPr>
            </w:pPr>
          </w:p>
        </w:tc>
        <w:tc>
          <w:tcPr>
            <w:tcW w:w="1260" w:type="dxa"/>
          </w:tcPr>
          <w:p w14:paraId="0236C961" w14:textId="3F81AE4E" w:rsidR="00C02F77" w:rsidRPr="00511186" w:rsidRDefault="00511186">
            <w:pPr>
              <w:pStyle w:val="TableContents"/>
              <w:jc w:val="left"/>
              <w:rPr>
                <w:rFonts w:ascii="Arial" w:hAnsi="Arial"/>
              </w:rPr>
            </w:pPr>
            <w:r w:rsidRPr="00511186">
              <w:rPr>
                <w:rFonts w:ascii="Arial" w:hAnsi="Arial"/>
              </w:rPr>
              <w:t xml:space="preserve">Homework </w:t>
            </w:r>
          </w:p>
        </w:tc>
        <w:tc>
          <w:tcPr>
            <w:tcW w:w="4473" w:type="dxa"/>
          </w:tcPr>
          <w:p w14:paraId="176A7FA5" w14:textId="77777777" w:rsidR="00C02F77" w:rsidRDefault="001C541D" w:rsidP="62A8531A">
            <w:pPr>
              <w:pStyle w:val="TableContents"/>
              <w:suppressLineNumbers w:val="0"/>
              <w:jc w:val="left"/>
              <w:rPr>
                <w:rFonts w:ascii="Arial" w:hAnsi="Arial"/>
              </w:rPr>
            </w:pPr>
            <w:r>
              <w:rPr>
                <w:rFonts w:ascii="Arial" w:hAnsi="Arial"/>
              </w:rPr>
              <w:t>Fill in templates for a strategic communication plan; p</w:t>
            </w:r>
            <w:r w:rsidR="00BD77DE">
              <w:rPr>
                <w:rFonts w:ascii="Arial" w:hAnsi="Arial"/>
              </w:rPr>
              <w:t xml:space="preserve">repare </w:t>
            </w:r>
            <w:r>
              <w:rPr>
                <w:rFonts w:ascii="Arial" w:hAnsi="Arial"/>
              </w:rPr>
              <w:t xml:space="preserve">a poster </w:t>
            </w:r>
            <w:r w:rsidR="00791881">
              <w:rPr>
                <w:rFonts w:ascii="Arial" w:hAnsi="Arial"/>
              </w:rPr>
              <w:t xml:space="preserve">and </w:t>
            </w:r>
            <w:r w:rsidR="00D37A73">
              <w:rPr>
                <w:rFonts w:ascii="Arial" w:hAnsi="Arial"/>
              </w:rPr>
              <w:t xml:space="preserve">a 3-minute pitch to </w:t>
            </w:r>
            <w:r w:rsidR="00791881">
              <w:rPr>
                <w:rFonts w:ascii="Arial" w:hAnsi="Arial"/>
              </w:rPr>
              <w:t>present your plan for a non-expert audience</w:t>
            </w:r>
            <w:r w:rsidR="00847696">
              <w:rPr>
                <w:rFonts w:ascii="Arial" w:hAnsi="Arial"/>
              </w:rPr>
              <w:t xml:space="preserve"> </w:t>
            </w:r>
          </w:p>
          <w:p w14:paraId="02DC4805" w14:textId="2DC24B13" w:rsidR="00294D48" w:rsidRPr="00511186" w:rsidRDefault="00294D48" w:rsidP="62A8531A">
            <w:pPr>
              <w:pStyle w:val="TableContents"/>
              <w:suppressLineNumbers w:val="0"/>
              <w:jc w:val="left"/>
              <w:rPr>
                <w:rFonts w:ascii="Arial" w:hAnsi="Arial"/>
              </w:rPr>
            </w:pPr>
          </w:p>
        </w:tc>
        <w:tc>
          <w:tcPr>
            <w:tcW w:w="2129" w:type="dxa"/>
          </w:tcPr>
          <w:p w14:paraId="35E6A79F" w14:textId="547D8488" w:rsidR="00C02F77" w:rsidRDefault="00C02F77" w:rsidP="62A8531A">
            <w:pPr>
              <w:pStyle w:val="TableContents"/>
              <w:jc w:val="left"/>
              <w:rPr>
                <w:rFonts w:ascii="Arial" w:hAnsi="Arial"/>
                <w:highlight w:val="yellow"/>
              </w:rPr>
            </w:pPr>
          </w:p>
        </w:tc>
      </w:tr>
      <w:tr w:rsidR="00C02F77" w14:paraId="497797A9" w14:textId="77777777" w:rsidTr="62A8531A">
        <w:tc>
          <w:tcPr>
            <w:tcW w:w="634" w:type="dxa"/>
          </w:tcPr>
          <w:p w14:paraId="138C806E" w14:textId="3DE96D4B" w:rsidR="00C02F77" w:rsidRDefault="00511186">
            <w:pPr>
              <w:pStyle w:val="TableContents"/>
              <w:jc w:val="left"/>
              <w:rPr>
                <w:rFonts w:ascii="Arial" w:hAnsi="Arial"/>
              </w:rPr>
            </w:pPr>
            <w:r>
              <w:rPr>
                <w:rFonts w:ascii="Arial" w:hAnsi="Arial"/>
              </w:rPr>
              <w:t>Fri</w:t>
            </w:r>
          </w:p>
        </w:tc>
        <w:tc>
          <w:tcPr>
            <w:tcW w:w="1440" w:type="dxa"/>
          </w:tcPr>
          <w:p w14:paraId="4956AED7" w14:textId="22DDFB88" w:rsidR="00C02F77" w:rsidRDefault="00511186">
            <w:pPr>
              <w:pStyle w:val="TableContents"/>
              <w:jc w:val="left"/>
              <w:rPr>
                <w:rFonts w:ascii="Arial" w:hAnsi="Arial"/>
              </w:rPr>
            </w:pPr>
            <w:r>
              <w:rPr>
                <w:rFonts w:ascii="Arial" w:hAnsi="Arial"/>
              </w:rPr>
              <w:t>1</w:t>
            </w:r>
            <w:r w:rsidR="00EA4D19">
              <w:rPr>
                <w:rFonts w:ascii="Arial" w:hAnsi="Arial"/>
              </w:rPr>
              <w:t>3</w:t>
            </w:r>
            <w:r>
              <w:rPr>
                <w:rFonts w:ascii="Arial" w:hAnsi="Arial"/>
              </w:rPr>
              <w:t>:00 – 1</w:t>
            </w:r>
            <w:r w:rsidR="00EA4D19">
              <w:rPr>
                <w:rFonts w:ascii="Arial" w:hAnsi="Arial"/>
              </w:rPr>
              <w:t>6</w:t>
            </w:r>
            <w:r>
              <w:rPr>
                <w:rFonts w:ascii="Arial" w:hAnsi="Arial"/>
              </w:rPr>
              <w:t>:</w:t>
            </w:r>
            <w:r w:rsidR="00EA4D19">
              <w:rPr>
                <w:rFonts w:ascii="Arial" w:hAnsi="Arial"/>
              </w:rPr>
              <w:t>3</w:t>
            </w:r>
            <w:r>
              <w:rPr>
                <w:rFonts w:ascii="Arial" w:hAnsi="Arial"/>
              </w:rPr>
              <w:t>0</w:t>
            </w:r>
          </w:p>
        </w:tc>
        <w:tc>
          <w:tcPr>
            <w:tcW w:w="1260" w:type="dxa"/>
          </w:tcPr>
          <w:p w14:paraId="1ABD952F" w14:textId="76F7505C" w:rsidR="00C02F77" w:rsidRPr="00AB5BC2" w:rsidRDefault="00511186" w:rsidP="36FDE582">
            <w:pPr>
              <w:pStyle w:val="TableContents"/>
              <w:jc w:val="left"/>
              <w:rPr>
                <w:rFonts w:ascii="Arial" w:hAnsi="Arial"/>
              </w:rPr>
            </w:pPr>
            <w:r w:rsidRPr="00AB5BC2">
              <w:rPr>
                <w:rFonts w:ascii="Arial" w:hAnsi="Arial"/>
              </w:rPr>
              <w:t>Workshop 3</w:t>
            </w:r>
          </w:p>
          <w:p w14:paraId="3A9C41CD" w14:textId="44CF5348" w:rsidR="00C02F77" w:rsidRPr="00AB5BC2" w:rsidRDefault="00C02F77">
            <w:pPr>
              <w:pStyle w:val="TableContents"/>
              <w:jc w:val="left"/>
              <w:rPr>
                <w:rFonts w:ascii="Arial" w:hAnsi="Arial"/>
              </w:rPr>
            </w:pPr>
          </w:p>
        </w:tc>
        <w:tc>
          <w:tcPr>
            <w:tcW w:w="4473" w:type="dxa"/>
          </w:tcPr>
          <w:p w14:paraId="4B5232E0" w14:textId="77777777" w:rsidR="00C02F77" w:rsidRDefault="00F94B00" w:rsidP="62A8531A">
            <w:pPr>
              <w:pStyle w:val="TableContents"/>
              <w:suppressLineNumbers w:val="0"/>
              <w:jc w:val="left"/>
              <w:rPr>
                <w:rFonts w:ascii="Arial" w:hAnsi="Arial"/>
              </w:rPr>
            </w:pPr>
            <w:r>
              <w:rPr>
                <w:rFonts w:ascii="Arial" w:hAnsi="Arial"/>
              </w:rPr>
              <w:t>F</w:t>
            </w:r>
            <w:r w:rsidR="00E17717">
              <w:rPr>
                <w:rFonts w:ascii="Arial" w:hAnsi="Arial"/>
              </w:rPr>
              <w:t>ive-step writing process</w:t>
            </w:r>
            <w:r w:rsidR="00843A56">
              <w:rPr>
                <w:rFonts w:ascii="Arial" w:hAnsi="Arial"/>
              </w:rPr>
              <w:t xml:space="preserve"> (</w:t>
            </w:r>
            <w:r w:rsidR="0017534A">
              <w:rPr>
                <w:rFonts w:ascii="Arial" w:hAnsi="Arial"/>
              </w:rPr>
              <w:t>part 2</w:t>
            </w:r>
            <w:r w:rsidR="00843A56">
              <w:rPr>
                <w:rFonts w:ascii="Arial" w:hAnsi="Arial"/>
              </w:rPr>
              <w:t>)</w:t>
            </w:r>
            <w:r w:rsidR="00E17717">
              <w:rPr>
                <w:rFonts w:ascii="Arial" w:hAnsi="Arial"/>
              </w:rPr>
              <w:t xml:space="preserve">; </w:t>
            </w:r>
            <w:r w:rsidR="000C453A">
              <w:rPr>
                <w:rFonts w:ascii="Arial" w:hAnsi="Arial"/>
              </w:rPr>
              <w:t xml:space="preserve">developing a </w:t>
            </w:r>
            <w:r w:rsidR="00E17717">
              <w:rPr>
                <w:rFonts w:ascii="Arial" w:hAnsi="Arial"/>
              </w:rPr>
              <w:t xml:space="preserve">strategic </w:t>
            </w:r>
            <w:r w:rsidR="00034CCC">
              <w:rPr>
                <w:rFonts w:ascii="Arial" w:hAnsi="Arial"/>
              </w:rPr>
              <w:t>communication plan</w:t>
            </w:r>
            <w:r>
              <w:rPr>
                <w:rFonts w:ascii="Arial" w:hAnsi="Arial"/>
              </w:rPr>
              <w:t>; pitches with peer feedback; reflection</w:t>
            </w:r>
          </w:p>
          <w:p w14:paraId="75280D68" w14:textId="037929C7" w:rsidR="00294D48" w:rsidRPr="00AB5BC2" w:rsidRDefault="00294D48" w:rsidP="62A8531A">
            <w:pPr>
              <w:pStyle w:val="TableContents"/>
              <w:suppressLineNumbers w:val="0"/>
              <w:jc w:val="left"/>
              <w:rPr>
                <w:rFonts w:ascii="Arial" w:hAnsi="Arial"/>
              </w:rPr>
            </w:pPr>
          </w:p>
        </w:tc>
        <w:tc>
          <w:tcPr>
            <w:tcW w:w="2129" w:type="dxa"/>
          </w:tcPr>
          <w:p w14:paraId="46A479DE" w14:textId="6D099D9E" w:rsidR="00C02F77" w:rsidRPr="00511186" w:rsidRDefault="00511186" w:rsidP="00511186">
            <w:pPr>
              <w:pStyle w:val="TableContents"/>
              <w:suppressLineNumbers w:val="0"/>
              <w:jc w:val="left"/>
              <w:rPr>
                <w:rFonts w:ascii="Arial" w:hAnsi="Arial"/>
              </w:rPr>
            </w:pPr>
            <w:r>
              <w:rPr>
                <w:rFonts w:ascii="Arial" w:hAnsi="Arial"/>
              </w:rPr>
              <w:t>Anne Dijkstra</w:t>
            </w:r>
            <w:r w:rsidR="00322F9D">
              <w:rPr>
                <w:rFonts w:ascii="Arial" w:hAnsi="Arial"/>
              </w:rPr>
              <w:t xml:space="preserve"> / </w:t>
            </w:r>
            <w:r w:rsidR="009B4F2A">
              <w:rPr>
                <w:rFonts w:ascii="Arial" w:hAnsi="Arial"/>
              </w:rPr>
              <w:t xml:space="preserve">colleague </w:t>
            </w:r>
          </w:p>
        </w:tc>
      </w:tr>
      <w:tr w:rsidR="00AA3AE7" w14:paraId="6D2B8BC9" w14:textId="77777777" w:rsidTr="62A8531A">
        <w:trPr>
          <w:trHeight w:val="300"/>
        </w:trPr>
        <w:tc>
          <w:tcPr>
            <w:tcW w:w="634" w:type="dxa"/>
          </w:tcPr>
          <w:p w14:paraId="1AC90281" w14:textId="77777777" w:rsidR="00AA3AE7" w:rsidRDefault="00AA3AE7" w:rsidP="36FDE582">
            <w:pPr>
              <w:pStyle w:val="TableContents"/>
              <w:jc w:val="left"/>
              <w:rPr>
                <w:rFonts w:ascii="Arial" w:hAnsi="Arial"/>
              </w:rPr>
            </w:pPr>
          </w:p>
        </w:tc>
        <w:tc>
          <w:tcPr>
            <w:tcW w:w="1440" w:type="dxa"/>
          </w:tcPr>
          <w:p w14:paraId="2C71D12D" w14:textId="77777777" w:rsidR="00AA3AE7" w:rsidRDefault="00AA3AE7" w:rsidP="36FDE582">
            <w:pPr>
              <w:pStyle w:val="TableContents"/>
              <w:jc w:val="left"/>
              <w:rPr>
                <w:rFonts w:ascii="Arial" w:hAnsi="Arial"/>
              </w:rPr>
            </w:pPr>
          </w:p>
        </w:tc>
        <w:tc>
          <w:tcPr>
            <w:tcW w:w="1260" w:type="dxa"/>
          </w:tcPr>
          <w:p w14:paraId="25727BAC" w14:textId="77777777" w:rsidR="00AA3AE7" w:rsidRDefault="00AA3AE7" w:rsidP="36FDE582">
            <w:pPr>
              <w:pStyle w:val="TableContents"/>
              <w:jc w:val="left"/>
              <w:rPr>
                <w:rFonts w:ascii="Arial" w:hAnsi="Arial"/>
              </w:rPr>
            </w:pPr>
          </w:p>
        </w:tc>
        <w:tc>
          <w:tcPr>
            <w:tcW w:w="4473" w:type="dxa"/>
          </w:tcPr>
          <w:p w14:paraId="33FF4489" w14:textId="77777777" w:rsidR="00AA3AE7" w:rsidRPr="00034CCC" w:rsidRDefault="00AA3AE7" w:rsidP="62A8531A">
            <w:pPr>
              <w:pStyle w:val="TableContents"/>
              <w:jc w:val="left"/>
              <w:rPr>
                <w:rFonts w:ascii="Arial" w:hAnsi="Arial"/>
              </w:rPr>
            </w:pPr>
          </w:p>
        </w:tc>
        <w:tc>
          <w:tcPr>
            <w:tcW w:w="2129" w:type="dxa"/>
          </w:tcPr>
          <w:p w14:paraId="62F50772" w14:textId="77777777" w:rsidR="00AA3AE7" w:rsidRDefault="00AA3AE7" w:rsidP="62A8531A">
            <w:pPr>
              <w:pStyle w:val="TableContents"/>
              <w:suppressLineNumbers w:val="0"/>
              <w:jc w:val="left"/>
              <w:rPr>
                <w:rFonts w:ascii="Arial" w:hAnsi="Arial"/>
              </w:rPr>
            </w:pPr>
          </w:p>
        </w:tc>
      </w:tr>
      <w:tr w:rsidR="36FDE582" w14:paraId="00236EC8" w14:textId="77777777" w:rsidTr="62A8531A">
        <w:trPr>
          <w:trHeight w:val="300"/>
        </w:trPr>
        <w:tc>
          <w:tcPr>
            <w:tcW w:w="634" w:type="dxa"/>
          </w:tcPr>
          <w:p w14:paraId="49B6F84C" w14:textId="630FB155" w:rsidR="36FDE582" w:rsidRDefault="00D33022" w:rsidP="36FDE582">
            <w:pPr>
              <w:pStyle w:val="TableContents"/>
              <w:jc w:val="left"/>
              <w:rPr>
                <w:rFonts w:ascii="Arial" w:hAnsi="Arial"/>
              </w:rPr>
            </w:pPr>
            <w:r>
              <w:rPr>
                <w:rFonts w:ascii="Arial" w:hAnsi="Arial"/>
              </w:rPr>
              <w:t xml:space="preserve">After </w:t>
            </w:r>
            <w:r>
              <w:rPr>
                <w:rFonts w:ascii="Arial" w:hAnsi="Arial"/>
              </w:rPr>
              <w:lastRenderedPageBreak/>
              <w:t>2 weeks</w:t>
            </w:r>
          </w:p>
        </w:tc>
        <w:tc>
          <w:tcPr>
            <w:tcW w:w="1440" w:type="dxa"/>
          </w:tcPr>
          <w:p w14:paraId="45740BB0" w14:textId="49F7D319" w:rsidR="221FF804" w:rsidRDefault="221FF804" w:rsidP="36FDE582">
            <w:pPr>
              <w:pStyle w:val="TableContents"/>
              <w:jc w:val="left"/>
              <w:rPr>
                <w:rFonts w:ascii="Arial" w:hAnsi="Arial"/>
              </w:rPr>
            </w:pPr>
          </w:p>
        </w:tc>
        <w:tc>
          <w:tcPr>
            <w:tcW w:w="1260" w:type="dxa"/>
          </w:tcPr>
          <w:p w14:paraId="43A3424D" w14:textId="536F94B6" w:rsidR="221FF804" w:rsidRDefault="00034CCC" w:rsidP="36FDE582">
            <w:pPr>
              <w:pStyle w:val="TableContents"/>
              <w:jc w:val="left"/>
              <w:rPr>
                <w:rFonts w:ascii="Arial" w:hAnsi="Arial"/>
              </w:rPr>
            </w:pPr>
            <w:r>
              <w:rPr>
                <w:rFonts w:ascii="Arial" w:hAnsi="Arial"/>
              </w:rPr>
              <w:t>Assignment</w:t>
            </w:r>
            <w:r>
              <w:rPr>
                <w:rFonts w:ascii="Arial" w:hAnsi="Arial"/>
              </w:rPr>
              <w:lastRenderedPageBreak/>
              <w:t>s</w:t>
            </w:r>
          </w:p>
        </w:tc>
        <w:tc>
          <w:tcPr>
            <w:tcW w:w="4473" w:type="dxa"/>
          </w:tcPr>
          <w:p w14:paraId="6C95209C" w14:textId="459DA587" w:rsidR="36FDE582" w:rsidRDefault="00546503" w:rsidP="62A8531A">
            <w:pPr>
              <w:pStyle w:val="TableContents"/>
              <w:jc w:val="left"/>
              <w:rPr>
                <w:rFonts w:ascii="Arial" w:hAnsi="Arial"/>
              </w:rPr>
            </w:pPr>
            <w:r>
              <w:rPr>
                <w:rFonts w:ascii="Arial" w:hAnsi="Arial"/>
              </w:rPr>
              <w:lastRenderedPageBreak/>
              <w:t xml:space="preserve">Complete </w:t>
            </w:r>
            <w:r w:rsidR="00E70452">
              <w:rPr>
                <w:rFonts w:ascii="Arial" w:hAnsi="Arial"/>
              </w:rPr>
              <w:t xml:space="preserve">your </w:t>
            </w:r>
            <w:r w:rsidR="00D97F1A">
              <w:rPr>
                <w:rFonts w:ascii="Arial" w:hAnsi="Arial"/>
              </w:rPr>
              <w:t>s</w:t>
            </w:r>
            <w:r w:rsidR="00034CCC">
              <w:rPr>
                <w:rFonts w:ascii="Arial" w:hAnsi="Arial"/>
              </w:rPr>
              <w:t xml:space="preserve">trategic communication plan </w:t>
            </w:r>
            <w:r w:rsidR="00034CCC">
              <w:rPr>
                <w:rFonts w:ascii="Arial" w:hAnsi="Arial"/>
              </w:rPr>
              <w:lastRenderedPageBreak/>
              <w:t xml:space="preserve">for your own </w:t>
            </w:r>
            <w:r w:rsidR="009A49FA">
              <w:rPr>
                <w:rFonts w:ascii="Arial" w:hAnsi="Arial"/>
              </w:rPr>
              <w:t>research topic</w:t>
            </w:r>
            <w:r w:rsidR="007C4D37">
              <w:rPr>
                <w:rFonts w:ascii="Arial" w:hAnsi="Arial"/>
              </w:rPr>
              <w:t xml:space="preserve">; </w:t>
            </w:r>
          </w:p>
          <w:p w14:paraId="3004FC10" w14:textId="7040B3A0" w:rsidR="00034CCC" w:rsidRDefault="00546503" w:rsidP="62A8531A">
            <w:pPr>
              <w:pStyle w:val="TableContents"/>
              <w:jc w:val="left"/>
              <w:rPr>
                <w:rFonts w:ascii="Arial" w:hAnsi="Arial"/>
              </w:rPr>
            </w:pPr>
            <w:r>
              <w:rPr>
                <w:rFonts w:ascii="Arial" w:hAnsi="Arial"/>
              </w:rPr>
              <w:t xml:space="preserve">Write a </w:t>
            </w:r>
            <w:r w:rsidR="00FE32B3">
              <w:rPr>
                <w:rFonts w:ascii="Arial" w:hAnsi="Arial"/>
              </w:rPr>
              <w:t>popular</w:t>
            </w:r>
            <w:r>
              <w:rPr>
                <w:rFonts w:ascii="Arial" w:hAnsi="Arial"/>
              </w:rPr>
              <w:t xml:space="preserve"> </w:t>
            </w:r>
            <w:r w:rsidR="009A49FA">
              <w:rPr>
                <w:rFonts w:ascii="Arial" w:hAnsi="Arial"/>
              </w:rPr>
              <w:t xml:space="preserve">research </w:t>
            </w:r>
            <w:r>
              <w:rPr>
                <w:rFonts w:ascii="Arial" w:hAnsi="Arial"/>
              </w:rPr>
              <w:t>article</w:t>
            </w:r>
            <w:r w:rsidR="00FE32B3">
              <w:rPr>
                <w:rFonts w:ascii="Arial" w:hAnsi="Arial"/>
              </w:rPr>
              <w:t xml:space="preserve"> </w:t>
            </w:r>
            <w:r>
              <w:rPr>
                <w:rFonts w:ascii="Arial" w:hAnsi="Arial"/>
              </w:rPr>
              <w:t>using story telling techniques</w:t>
            </w:r>
            <w:r w:rsidR="003E2238">
              <w:rPr>
                <w:rFonts w:ascii="Arial" w:hAnsi="Arial"/>
              </w:rPr>
              <w:t>; include details about your audience and message</w:t>
            </w:r>
            <w:r w:rsidR="007C4D37">
              <w:rPr>
                <w:rFonts w:ascii="Arial" w:hAnsi="Arial"/>
              </w:rPr>
              <w:t xml:space="preserve">; </w:t>
            </w:r>
          </w:p>
          <w:p w14:paraId="160DCDA0" w14:textId="54AEE878" w:rsidR="00D37A73" w:rsidRDefault="00D37A73" w:rsidP="62A8531A">
            <w:pPr>
              <w:pStyle w:val="TableContents"/>
              <w:jc w:val="left"/>
              <w:rPr>
                <w:rFonts w:ascii="Arial" w:hAnsi="Arial"/>
                <w:highlight w:val="yellow"/>
              </w:rPr>
            </w:pPr>
            <w:r>
              <w:rPr>
                <w:rFonts w:ascii="Arial" w:hAnsi="Arial"/>
              </w:rPr>
              <w:t xml:space="preserve">Write a 1A4 reflection on your views regarding (changing) roles </w:t>
            </w:r>
            <w:r w:rsidR="009A49FA">
              <w:rPr>
                <w:rFonts w:ascii="Arial" w:hAnsi="Arial"/>
              </w:rPr>
              <w:t xml:space="preserve">and responsibilities </w:t>
            </w:r>
            <w:r>
              <w:rPr>
                <w:rFonts w:ascii="Arial" w:hAnsi="Arial"/>
              </w:rPr>
              <w:t xml:space="preserve">of researchers in the public domain. </w:t>
            </w:r>
          </w:p>
        </w:tc>
        <w:tc>
          <w:tcPr>
            <w:tcW w:w="2129" w:type="dxa"/>
          </w:tcPr>
          <w:p w14:paraId="18E4B747" w14:textId="76A35B01" w:rsidR="0A33EA01" w:rsidRPr="00D33022" w:rsidRDefault="00D33022" w:rsidP="62A8531A">
            <w:pPr>
              <w:pStyle w:val="TableContents"/>
              <w:suppressLineNumbers w:val="0"/>
              <w:jc w:val="left"/>
              <w:rPr>
                <w:rFonts w:ascii="Arial" w:hAnsi="Arial"/>
              </w:rPr>
            </w:pPr>
            <w:r>
              <w:rPr>
                <w:rFonts w:ascii="Arial" w:hAnsi="Arial"/>
              </w:rPr>
              <w:lastRenderedPageBreak/>
              <w:t>Assessment</w:t>
            </w:r>
          </w:p>
          <w:p w14:paraId="0E46B27E" w14:textId="4C36C2A0" w:rsidR="36FDE582" w:rsidRDefault="36FDE582" w:rsidP="62A8531A">
            <w:pPr>
              <w:pStyle w:val="TableContents"/>
              <w:jc w:val="left"/>
              <w:rPr>
                <w:rFonts w:ascii="Arial" w:hAnsi="Arial"/>
                <w:highlight w:val="yellow"/>
              </w:rPr>
            </w:pPr>
          </w:p>
        </w:tc>
      </w:tr>
    </w:tbl>
    <w:p w14:paraId="5043CB0F" w14:textId="77777777" w:rsidR="00C02F77" w:rsidRDefault="00C02F77">
      <w:pPr>
        <w:pStyle w:val="BodyText"/>
      </w:pPr>
    </w:p>
    <w:p w14:paraId="6CFB1458" w14:textId="77777777" w:rsidR="00C02F77" w:rsidRDefault="00763391">
      <w:pPr>
        <w:pStyle w:val="Heading4"/>
        <w:rPr>
          <w:rFonts w:ascii="Arial" w:hAnsi="Arial"/>
        </w:rPr>
      </w:pPr>
      <w:bookmarkStart w:id="30" w:name="_Toc101771731"/>
      <w:bookmarkStart w:id="31" w:name="_Toc196744256"/>
      <w:r>
        <w:rPr>
          <w:rFonts w:ascii="Arial" w:hAnsi="Arial" w:cs="Arial"/>
        </w:rPr>
        <w:t>6.2 Assessment</w:t>
      </w:r>
      <w:bookmarkEnd w:id="30"/>
      <w:bookmarkEnd w:id="31"/>
    </w:p>
    <w:p w14:paraId="3B658A08" w14:textId="09C03538" w:rsidR="00C02F77" w:rsidRDefault="32B8EB90">
      <w:pPr>
        <w:rPr>
          <w:rFonts w:ascii="Arial" w:hAnsi="Arial"/>
        </w:rPr>
      </w:pPr>
      <w:r w:rsidRPr="62A8531A">
        <w:rPr>
          <w:rFonts w:ascii="Arial" w:hAnsi="Arial" w:cs="Arial"/>
        </w:rPr>
        <w:t xml:space="preserve">Candidates are assessed based on </w:t>
      </w:r>
      <w:r w:rsidR="00781BFF">
        <w:rPr>
          <w:rFonts w:ascii="Arial" w:hAnsi="Arial" w:cs="Arial"/>
        </w:rPr>
        <w:t xml:space="preserve">their preparation for the course, their </w:t>
      </w:r>
      <w:r w:rsidR="00790DC4">
        <w:rPr>
          <w:rFonts w:ascii="Arial" w:hAnsi="Arial" w:cs="Arial"/>
        </w:rPr>
        <w:t xml:space="preserve">active participation </w:t>
      </w:r>
      <w:r w:rsidR="00781BFF">
        <w:rPr>
          <w:rFonts w:ascii="Arial" w:hAnsi="Arial" w:cs="Arial"/>
        </w:rPr>
        <w:t xml:space="preserve">during </w:t>
      </w:r>
      <w:r w:rsidR="00790DC4">
        <w:rPr>
          <w:rFonts w:ascii="Arial" w:hAnsi="Arial" w:cs="Arial"/>
        </w:rPr>
        <w:t xml:space="preserve">the course; </w:t>
      </w:r>
      <w:r w:rsidRPr="62A8531A">
        <w:rPr>
          <w:rFonts w:ascii="Arial" w:hAnsi="Arial" w:cs="Arial"/>
        </w:rPr>
        <w:t xml:space="preserve">the </w:t>
      </w:r>
      <w:r w:rsidR="00790DC4">
        <w:rPr>
          <w:rFonts w:ascii="Arial" w:hAnsi="Arial" w:cs="Arial"/>
        </w:rPr>
        <w:t>pitches</w:t>
      </w:r>
      <w:r w:rsidR="00B818F2">
        <w:rPr>
          <w:rFonts w:ascii="Arial" w:hAnsi="Arial" w:cs="Arial"/>
        </w:rPr>
        <w:t xml:space="preserve"> for a non-</w:t>
      </w:r>
      <w:r w:rsidR="00AD61EF">
        <w:rPr>
          <w:rFonts w:ascii="Arial" w:hAnsi="Arial" w:cs="Arial"/>
        </w:rPr>
        <w:t>specialized</w:t>
      </w:r>
      <w:r w:rsidR="00B818F2">
        <w:rPr>
          <w:rFonts w:ascii="Arial" w:hAnsi="Arial" w:cs="Arial"/>
        </w:rPr>
        <w:t xml:space="preserve"> audience and </w:t>
      </w:r>
      <w:r w:rsidR="00781BFF">
        <w:rPr>
          <w:rFonts w:ascii="Arial" w:hAnsi="Arial" w:cs="Arial"/>
        </w:rPr>
        <w:t xml:space="preserve">the quality of the </w:t>
      </w:r>
      <w:r w:rsidR="006808E5">
        <w:rPr>
          <w:rFonts w:ascii="Arial" w:hAnsi="Arial" w:cs="Arial"/>
        </w:rPr>
        <w:t xml:space="preserve">popular </w:t>
      </w:r>
      <w:r w:rsidR="00781BFF">
        <w:rPr>
          <w:rFonts w:ascii="Arial" w:hAnsi="Arial" w:cs="Arial"/>
        </w:rPr>
        <w:t xml:space="preserve">research </w:t>
      </w:r>
      <w:r w:rsidR="006808E5">
        <w:rPr>
          <w:rFonts w:ascii="Arial" w:hAnsi="Arial" w:cs="Arial"/>
        </w:rPr>
        <w:t>article</w:t>
      </w:r>
      <w:r w:rsidR="00D650A4">
        <w:rPr>
          <w:rFonts w:ascii="Arial" w:hAnsi="Arial" w:cs="Arial"/>
        </w:rPr>
        <w:t xml:space="preserve"> and the communication strategy</w:t>
      </w:r>
      <w:r w:rsidR="000D0629">
        <w:rPr>
          <w:rFonts w:ascii="Arial" w:hAnsi="Arial" w:cs="Arial"/>
        </w:rPr>
        <w:t xml:space="preserve"> as well as the reflection</w:t>
      </w:r>
      <w:r w:rsidR="006808E5">
        <w:rPr>
          <w:rFonts w:ascii="Arial" w:hAnsi="Arial" w:cs="Arial"/>
        </w:rPr>
        <w:t>.</w:t>
      </w:r>
      <w:r w:rsidRPr="62A8531A">
        <w:rPr>
          <w:rFonts w:ascii="Arial" w:hAnsi="Arial" w:cs="Arial"/>
        </w:rPr>
        <w:t xml:space="preserve"> In case of </w:t>
      </w:r>
      <w:r w:rsidR="5445DB7E" w:rsidRPr="62A8531A">
        <w:rPr>
          <w:rFonts w:ascii="Arial" w:hAnsi="Arial" w:cs="Arial"/>
        </w:rPr>
        <w:t>insufficient</w:t>
      </w:r>
      <w:r w:rsidRPr="62A8531A">
        <w:rPr>
          <w:rFonts w:ascii="Arial" w:hAnsi="Arial" w:cs="Arial"/>
        </w:rPr>
        <w:t xml:space="preserve"> </w:t>
      </w:r>
      <w:r w:rsidR="003F4372">
        <w:rPr>
          <w:rFonts w:ascii="Arial" w:hAnsi="Arial" w:cs="Arial"/>
        </w:rPr>
        <w:t>assignments</w:t>
      </w:r>
      <w:r w:rsidRPr="62A8531A">
        <w:rPr>
          <w:rFonts w:ascii="Arial" w:hAnsi="Arial" w:cs="Arial"/>
        </w:rPr>
        <w:t xml:space="preserve">, a single repair opportunity is provided. </w:t>
      </w:r>
    </w:p>
    <w:p w14:paraId="28C53649" w14:textId="77777777" w:rsidR="00C02F77" w:rsidRDefault="00763391">
      <w:pPr>
        <w:pStyle w:val="Heading4"/>
        <w:rPr>
          <w:rFonts w:ascii="Arial" w:hAnsi="Arial"/>
        </w:rPr>
      </w:pPr>
      <w:bookmarkStart w:id="32" w:name="_Toc101771732"/>
      <w:bookmarkStart w:id="33" w:name="_Toc196744257"/>
      <w:r>
        <w:rPr>
          <w:rFonts w:ascii="Arial" w:hAnsi="Arial" w:cs="Arial"/>
        </w:rPr>
        <w:t>6.3 Project due dates</w:t>
      </w:r>
      <w:bookmarkEnd w:id="32"/>
      <w:bookmarkEnd w:id="33"/>
    </w:p>
    <w:p w14:paraId="0A61E85E" w14:textId="77777777" w:rsidR="00C02F77" w:rsidRDefault="00763391">
      <w:pPr>
        <w:rPr>
          <w:rFonts w:ascii="Arial" w:hAnsi="Arial"/>
        </w:rPr>
      </w:pPr>
      <w:r>
        <w:rPr>
          <w:rFonts w:ascii="Arial" w:hAnsi="Arial" w:cs="Arial"/>
        </w:rPr>
        <w:t>The due dates for the project are as follows:</w:t>
      </w:r>
    </w:p>
    <w:tbl>
      <w:tblPr>
        <w:tblStyle w:val="TableGrid"/>
        <w:tblW w:w="9900" w:type="dxa"/>
        <w:tblLayout w:type="fixed"/>
        <w:tblLook w:val="04A0" w:firstRow="1" w:lastRow="0" w:firstColumn="1" w:lastColumn="0" w:noHBand="0" w:noVBand="1"/>
      </w:tblPr>
      <w:tblGrid>
        <w:gridCol w:w="1722"/>
        <w:gridCol w:w="4488"/>
        <w:gridCol w:w="3690"/>
      </w:tblGrid>
      <w:tr w:rsidR="00C02F77" w14:paraId="55B5C4EE" w14:textId="77777777" w:rsidTr="62A8531A">
        <w:tc>
          <w:tcPr>
            <w:tcW w:w="1722" w:type="dxa"/>
          </w:tcPr>
          <w:p w14:paraId="5BB7327F" w14:textId="77777777" w:rsidR="00C02F77" w:rsidRDefault="3D78D9D2">
            <w:pPr>
              <w:widowControl w:val="0"/>
              <w:spacing w:line="240" w:lineRule="auto"/>
              <w:rPr>
                <w:rFonts w:ascii="Arial" w:hAnsi="Arial"/>
              </w:rPr>
            </w:pPr>
            <w:r w:rsidRPr="3D78D9D2">
              <w:rPr>
                <w:rFonts w:ascii="Arial" w:hAnsi="Arial" w:cs="Arial"/>
                <w:b/>
                <w:bCs/>
              </w:rPr>
              <w:t>Due dates</w:t>
            </w:r>
          </w:p>
        </w:tc>
        <w:tc>
          <w:tcPr>
            <w:tcW w:w="4488" w:type="dxa"/>
          </w:tcPr>
          <w:p w14:paraId="2210810C" w14:textId="77777777" w:rsidR="00C02F77" w:rsidRDefault="3D78D9D2">
            <w:pPr>
              <w:widowControl w:val="0"/>
              <w:spacing w:line="240" w:lineRule="auto"/>
              <w:rPr>
                <w:rFonts w:ascii="Arial" w:hAnsi="Arial"/>
              </w:rPr>
            </w:pPr>
            <w:r w:rsidRPr="3D78D9D2">
              <w:rPr>
                <w:rFonts w:ascii="Arial" w:hAnsi="Arial" w:cs="Arial"/>
                <w:b/>
                <w:bCs/>
              </w:rPr>
              <w:t>Assignment</w:t>
            </w:r>
          </w:p>
        </w:tc>
        <w:tc>
          <w:tcPr>
            <w:tcW w:w="3690" w:type="dxa"/>
          </w:tcPr>
          <w:p w14:paraId="262AF943" w14:textId="77777777" w:rsidR="00C02F77" w:rsidRDefault="3D78D9D2">
            <w:pPr>
              <w:widowControl w:val="0"/>
              <w:spacing w:line="240" w:lineRule="auto"/>
              <w:rPr>
                <w:rFonts w:ascii="Arial" w:hAnsi="Arial"/>
              </w:rPr>
            </w:pPr>
            <w:r w:rsidRPr="3D78D9D2">
              <w:rPr>
                <w:rFonts w:ascii="Arial" w:hAnsi="Arial" w:cs="Arial"/>
                <w:b/>
                <w:bCs/>
              </w:rPr>
              <w:t>Content</w:t>
            </w:r>
          </w:p>
        </w:tc>
      </w:tr>
      <w:tr w:rsidR="00C02F77" w:rsidRPr="006D4BFA" w14:paraId="6BAAD21A" w14:textId="77777777" w:rsidTr="62A8531A">
        <w:tc>
          <w:tcPr>
            <w:tcW w:w="1722" w:type="dxa"/>
          </w:tcPr>
          <w:p w14:paraId="179510E8" w14:textId="5C6E157E" w:rsidR="00C02F77" w:rsidRPr="006D4BFA" w:rsidRDefault="00E140C1"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2D0E802A" w14:textId="1305A883" w:rsidR="00C02F77" w:rsidRPr="006D4BFA" w:rsidRDefault="00E140C1" w:rsidP="00E140C1">
            <w:pPr>
              <w:pStyle w:val="ListParagraph"/>
              <w:widowControl w:val="0"/>
              <w:numPr>
                <w:ilvl w:val="0"/>
                <w:numId w:val="8"/>
              </w:numPr>
              <w:spacing w:line="240" w:lineRule="auto"/>
              <w:jc w:val="left"/>
              <w:rPr>
                <w:rFonts w:ascii="Arial" w:hAnsi="Arial" w:cs="Arial"/>
              </w:rPr>
            </w:pPr>
            <w:r w:rsidRPr="006D4BFA">
              <w:rPr>
                <w:rFonts w:ascii="Arial" w:hAnsi="Arial" w:cs="Arial"/>
              </w:rPr>
              <w:t>Popular research article</w:t>
            </w:r>
          </w:p>
        </w:tc>
        <w:tc>
          <w:tcPr>
            <w:tcW w:w="3690" w:type="dxa"/>
          </w:tcPr>
          <w:p w14:paraId="01DFCD54" w14:textId="22CCE4E9" w:rsidR="00C02F77" w:rsidRPr="006D4BFA" w:rsidRDefault="0028395C" w:rsidP="62A8531A">
            <w:pPr>
              <w:widowControl w:val="0"/>
              <w:spacing w:line="240" w:lineRule="auto"/>
              <w:jc w:val="left"/>
              <w:rPr>
                <w:rFonts w:ascii="Arial" w:hAnsi="Arial" w:cs="Arial"/>
              </w:rPr>
            </w:pPr>
            <w:r w:rsidRPr="006D4BFA">
              <w:rPr>
                <w:rFonts w:ascii="Arial" w:hAnsi="Arial" w:cs="Arial"/>
              </w:rPr>
              <w:t>Communicating science to a non-expert audience</w:t>
            </w:r>
          </w:p>
        </w:tc>
      </w:tr>
      <w:tr w:rsidR="00C02F77" w:rsidRPr="006D4BFA" w14:paraId="57F5BAE0" w14:textId="77777777" w:rsidTr="62A8531A">
        <w:tc>
          <w:tcPr>
            <w:tcW w:w="1722" w:type="dxa"/>
          </w:tcPr>
          <w:p w14:paraId="383D4980" w14:textId="7816F806" w:rsidR="00C02F77" w:rsidRPr="006D4BFA" w:rsidRDefault="0028395C"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120E389D" w14:textId="463D6723" w:rsidR="00C02F77" w:rsidRPr="006D4BFA" w:rsidRDefault="0028395C" w:rsidP="0028395C">
            <w:pPr>
              <w:pStyle w:val="ListParagraph"/>
              <w:widowControl w:val="0"/>
              <w:numPr>
                <w:ilvl w:val="0"/>
                <w:numId w:val="8"/>
              </w:numPr>
              <w:spacing w:line="240" w:lineRule="auto"/>
              <w:jc w:val="left"/>
              <w:rPr>
                <w:rFonts w:ascii="Arial" w:hAnsi="Arial" w:cs="Arial"/>
              </w:rPr>
            </w:pPr>
            <w:r w:rsidRPr="006D4BFA">
              <w:rPr>
                <w:rFonts w:ascii="Arial" w:hAnsi="Arial" w:cs="Arial"/>
              </w:rPr>
              <w:t>Strategic research plan</w:t>
            </w:r>
          </w:p>
        </w:tc>
        <w:tc>
          <w:tcPr>
            <w:tcW w:w="3690" w:type="dxa"/>
          </w:tcPr>
          <w:p w14:paraId="0D539C89" w14:textId="2DBE3F15" w:rsidR="00C02F77" w:rsidRPr="006D4BFA" w:rsidRDefault="006D4BFA" w:rsidP="62A8531A">
            <w:pPr>
              <w:widowControl w:val="0"/>
              <w:spacing w:line="240" w:lineRule="auto"/>
              <w:jc w:val="left"/>
              <w:rPr>
                <w:rFonts w:ascii="Arial" w:hAnsi="Arial" w:cs="Arial"/>
              </w:rPr>
            </w:pPr>
            <w:r w:rsidRPr="006D4BFA">
              <w:rPr>
                <w:rFonts w:ascii="Arial" w:hAnsi="Arial" w:cs="Arial"/>
              </w:rPr>
              <w:t>Communicating science utilizing communication skills</w:t>
            </w:r>
          </w:p>
        </w:tc>
      </w:tr>
      <w:tr w:rsidR="006D4BFA" w14:paraId="2C634CAC" w14:textId="77777777" w:rsidTr="62A8531A">
        <w:tc>
          <w:tcPr>
            <w:tcW w:w="1722" w:type="dxa"/>
          </w:tcPr>
          <w:p w14:paraId="252ADD25" w14:textId="1893355A" w:rsidR="006D4BFA" w:rsidRPr="006D4BFA" w:rsidRDefault="006D4BFA"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78728F42" w14:textId="416F26B4" w:rsidR="006D4BFA" w:rsidRPr="006D4BFA" w:rsidRDefault="006D4BFA" w:rsidP="0028395C">
            <w:pPr>
              <w:pStyle w:val="ListParagraph"/>
              <w:widowControl w:val="0"/>
              <w:numPr>
                <w:ilvl w:val="0"/>
                <w:numId w:val="8"/>
              </w:numPr>
              <w:spacing w:line="240" w:lineRule="auto"/>
              <w:jc w:val="left"/>
              <w:rPr>
                <w:rFonts w:ascii="Arial" w:hAnsi="Arial" w:cs="Arial"/>
              </w:rPr>
            </w:pPr>
            <w:r>
              <w:rPr>
                <w:rFonts w:ascii="Arial" w:hAnsi="Arial" w:cs="Arial"/>
              </w:rPr>
              <w:t xml:space="preserve">Reflection </w:t>
            </w:r>
          </w:p>
        </w:tc>
        <w:tc>
          <w:tcPr>
            <w:tcW w:w="3690" w:type="dxa"/>
          </w:tcPr>
          <w:p w14:paraId="5DEEC75E" w14:textId="22E235CD" w:rsidR="006D4BFA" w:rsidRPr="006D4BFA" w:rsidRDefault="006D4BFA" w:rsidP="62A8531A">
            <w:pPr>
              <w:widowControl w:val="0"/>
              <w:spacing w:line="240" w:lineRule="auto"/>
              <w:jc w:val="left"/>
              <w:rPr>
                <w:rFonts w:ascii="Arial" w:hAnsi="Arial" w:cs="Arial"/>
              </w:rPr>
            </w:pPr>
            <w:r>
              <w:rPr>
                <w:rFonts w:ascii="Arial" w:hAnsi="Arial" w:cs="Arial"/>
              </w:rPr>
              <w:t>Communication skills</w:t>
            </w:r>
          </w:p>
        </w:tc>
      </w:tr>
    </w:tbl>
    <w:p w14:paraId="1F89F513" w14:textId="7484A7C5" w:rsidR="4BBDD04C" w:rsidRDefault="4BBDD04C" w:rsidP="4BBDD04C">
      <w:pPr>
        <w:rPr>
          <w:rFonts w:ascii="Arial" w:hAnsi="Arial"/>
        </w:rPr>
      </w:pPr>
    </w:p>
    <w:p w14:paraId="33CB6B81" w14:textId="77777777" w:rsidR="00785E3A" w:rsidRDefault="00763391" w:rsidP="00785E3A">
      <w:pPr>
        <w:rPr>
          <w:rFonts w:ascii="Arial" w:hAnsi="Arial"/>
        </w:rPr>
      </w:pPr>
      <w:r>
        <w:rPr>
          <w:rFonts w:ascii="Arial" w:hAnsi="Arial"/>
        </w:rPr>
        <w:t xml:space="preserve">In case </w:t>
      </w:r>
      <w:r w:rsidR="00B07225">
        <w:rPr>
          <w:rFonts w:ascii="Arial" w:hAnsi="Arial"/>
        </w:rPr>
        <w:t xml:space="preserve">the </w:t>
      </w:r>
      <w:r>
        <w:rPr>
          <w:rFonts w:ascii="Arial" w:hAnsi="Arial"/>
        </w:rPr>
        <w:t xml:space="preserve">quality </w:t>
      </w:r>
      <w:r w:rsidR="00B07225">
        <w:rPr>
          <w:rFonts w:ascii="Arial" w:hAnsi="Arial"/>
        </w:rPr>
        <w:t xml:space="preserve">of the assignments </w:t>
      </w:r>
      <w:r>
        <w:rPr>
          <w:rFonts w:ascii="Arial" w:hAnsi="Arial"/>
        </w:rPr>
        <w:t>is insufficient upon final submission, repair opportunities will be discussed individually.</w:t>
      </w:r>
      <w:bookmarkStart w:id="34" w:name="_Toc101771733"/>
      <w:bookmarkStart w:id="35" w:name="_Toc196744258"/>
    </w:p>
    <w:p w14:paraId="3AFDD248" w14:textId="1DE7F308" w:rsidR="00C02F77" w:rsidRDefault="0C413182" w:rsidP="00785E3A">
      <w:r w:rsidRPr="0C413182">
        <w:rPr>
          <w:rStyle w:val="Heading4Char"/>
          <w:rFonts w:ascii="Arial" w:eastAsiaTheme="minorEastAsia" w:hAnsi="Arial" w:cs="Arial"/>
          <w:bCs/>
        </w:rPr>
        <w:t>.3 LECTURES AND PRACTICALS FORMAT</w:t>
      </w:r>
      <w:bookmarkEnd w:id="34"/>
      <w:bookmarkEnd w:id="35"/>
    </w:p>
    <w:p w14:paraId="54772992" w14:textId="4274E92F" w:rsidR="00010F5D" w:rsidRDefault="00763391" w:rsidP="00010F5D">
      <w:pPr>
        <w:rPr>
          <w:rFonts w:ascii="Arial" w:hAnsi="Arial" w:cs="Arial"/>
        </w:rPr>
      </w:pPr>
      <w:r>
        <w:rPr>
          <w:rFonts w:ascii="Arial" w:hAnsi="Arial" w:cs="Arial"/>
        </w:rPr>
        <w:t xml:space="preserve">The </w:t>
      </w:r>
      <w:r w:rsidR="00936D31">
        <w:rPr>
          <w:rFonts w:ascii="Arial" w:hAnsi="Arial" w:cs="Arial"/>
        </w:rPr>
        <w:t xml:space="preserve">course will </w:t>
      </w:r>
      <w:r>
        <w:rPr>
          <w:rFonts w:ascii="Arial" w:hAnsi="Arial" w:cs="Arial"/>
        </w:rPr>
        <w:t xml:space="preserve">be held in a hybrid setting; </w:t>
      </w:r>
      <w:r w:rsidR="00936D31">
        <w:rPr>
          <w:rFonts w:ascii="Arial" w:hAnsi="Arial" w:cs="Arial"/>
        </w:rPr>
        <w:t xml:space="preserve">although </w:t>
      </w:r>
      <w:r>
        <w:rPr>
          <w:rFonts w:ascii="Arial" w:hAnsi="Arial" w:cs="Arial"/>
        </w:rPr>
        <w:t xml:space="preserve">candidates are encouraged to physically attend the </w:t>
      </w:r>
      <w:r w:rsidR="00010F5D">
        <w:rPr>
          <w:rFonts w:ascii="Arial" w:hAnsi="Arial" w:cs="Arial"/>
        </w:rPr>
        <w:t>communication skills course</w:t>
      </w:r>
      <w:r>
        <w:rPr>
          <w:rFonts w:ascii="Arial" w:hAnsi="Arial" w:cs="Arial"/>
        </w:rPr>
        <w:t xml:space="preserve">. </w:t>
      </w:r>
    </w:p>
    <w:p w14:paraId="36345F53" w14:textId="77728C9E" w:rsidR="00C02F77" w:rsidRDefault="00FC7E1A">
      <w:pPr>
        <w:pStyle w:val="ListParagraph"/>
        <w:numPr>
          <w:ilvl w:val="0"/>
          <w:numId w:val="3"/>
        </w:numPr>
        <w:rPr>
          <w:rFonts w:ascii="Arial" w:hAnsi="Arial"/>
          <w:b/>
          <w:bCs/>
        </w:rPr>
      </w:pPr>
      <w:r>
        <w:rPr>
          <w:rFonts w:ascii="Arial" w:hAnsi="Arial"/>
          <w:b/>
          <w:bCs/>
        </w:rPr>
        <w:t>Workshops</w:t>
      </w:r>
    </w:p>
    <w:p w14:paraId="37794A61" w14:textId="2F95D73D" w:rsidR="00FC7E1A" w:rsidRDefault="00FC7E1A" w:rsidP="0C413182">
      <w:pPr>
        <w:pStyle w:val="ListParagraph"/>
        <w:rPr>
          <w:rFonts w:ascii="Arial" w:hAnsi="Arial"/>
        </w:rPr>
      </w:pPr>
      <w:r>
        <w:rPr>
          <w:rFonts w:ascii="Arial" w:hAnsi="Arial"/>
        </w:rPr>
        <w:t>Workshops will be organized in a hybrid setting during the training week</w:t>
      </w:r>
      <w:r w:rsidR="00B818F2">
        <w:rPr>
          <w:rFonts w:ascii="Arial" w:hAnsi="Arial"/>
        </w:rPr>
        <w:t xml:space="preserve"> on Monday, Wednesday and Friday (total </w:t>
      </w:r>
      <w:r w:rsidR="009565F1">
        <w:rPr>
          <w:rFonts w:ascii="Arial" w:hAnsi="Arial"/>
        </w:rPr>
        <w:t>10</w:t>
      </w:r>
      <w:r w:rsidR="00B818F2">
        <w:rPr>
          <w:rFonts w:ascii="Arial" w:hAnsi="Arial"/>
        </w:rPr>
        <w:t xml:space="preserve"> hours)</w:t>
      </w:r>
      <w:r>
        <w:rPr>
          <w:rFonts w:ascii="Arial" w:hAnsi="Arial"/>
        </w:rPr>
        <w:t>. Supplementary guest lectures may be offered online</w:t>
      </w:r>
    </w:p>
    <w:p w14:paraId="5B12B498" w14:textId="0A9B4A8B" w:rsidR="004F2302" w:rsidRDefault="00936D31">
      <w:pPr>
        <w:pStyle w:val="ListParagraph"/>
        <w:numPr>
          <w:ilvl w:val="0"/>
          <w:numId w:val="3"/>
        </w:numPr>
        <w:rPr>
          <w:rFonts w:ascii="Arial" w:hAnsi="Arial"/>
          <w:b/>
          <w:bCs/>
        </w:rPr>
      </w:pPr>
      <w:r>
        <w:rPr>
          <w:rFonts w:ascii="Arial" w:hAnsi="Arial"/>
          <w:b/>
          <w:bCs/>
        </w:rPr>
        <w:t>Homework</w:t>
      </w:r>
    </w:p>
    <w:p w14:paraId="2220ED49" w14:textId="105E4880" w:rsidR="00753D2D" w:rsidRPr="00753D2D" w:rsidRDefault="00A21E90" w:rsidP="00753D2D">
      <w:pPr>
        <w:pStyle w:val="ListParagraph"/>
        <w:rPr>
          <w:rFonts w:ascii="Arial" w:hAnsi="Arial"/>
        </w:rPr>
      </w:pPr>
      <w:r>
        <w:rPr>
          <w:rFonts w:ascii="Arial" w:hAnsi="Arial"/>
        </w:rPr>
        <w:t xml:space="preserve">Candidates are expected to work on </w:t>
      </w:r>
      <w:r w:rsidR="006B2316">
        <w:rPr>
          <w:rFonts w:ascii="Arial" w:hAnsi="Arial"/>
        </w:rPr>
        <w:t xml:space="preserve">smaller </w:t>
      </w:r>
      <w:r>
        <w:rPr>
          <w:rFonts w:ascii="Arial" w:hAnsi="Arial"/>
        </w:rPr>
        <w:t xml:space="preserve">assignments in between the sessions </w:t>
      </w:r>
    </w:p>
    <w:p w14:paraId="1E092DD6" w14:textId="7DE24FB6" w:rsidR="00AD7F9B" w:rsidRDefault="00AD7F9B">
      <w:pPr>
        <w:pStyle w:val="ListParagraph"/>
        <w:numPr>
          <w:ilvl w:val="0"/>
          <w:numId w:val="3"/>
        </w:numPr>
        <w:rPr>
          <w:rFonts w:ascii="Arial" w:hAnsi="Arial"/>
          <w:b/>
          <w:bCs/>
        </w:rPr>
      </w:pPr>
      <w:r>
        <w:rPr>
          <w:rFonts w:ascii="Arial" w:hAnsi="Arial"/>
          <w:b/>
          <w:bCs/>
        </w:rPr>
        <w:t>Pitch for a non-expert audience</w:t>
      </w:r>
      <w:r w:rsidR="006B2316">
        <w:rPr>
          <w:rFonts w:ascii="Arial" w:hAnsi="Arial"/>
          <w:b/>
          <w:bCs/>
        </w:rPr>
        <w:t xml:space="preserve"> with peer-feedback</w:t>
      </w:r>
    </w:p>
    <w:p w14:paraId="484117EC" w14:textId="29EC0236" w:rsidR="00753D2D" w:rsidRDefault="00753D2D" w:rsidP="00753D2D">
      <w:pPr>
        <w:pStyle w:val="ListParagraph"/>
        <w:rPr>
          <w:rFonts w:ascii="Arial" w:hAnsi="Arial"/>
        </w:rPr>
      </w:pPr>
      <w:r>
        <w:rPr>
          <w:rFonts w:ascii="Arial" w:hAnsi="Arial"/>
        </w:rPr>
        <w:t>The presentation of the research topic for a non-expert audience will preferably be attended in person. Candidates are expected to provide peer-feedback.</w:t>
      </w:r>
    </w:p>
    <w:p w14:paraId="49E36E13" w14:textId="573992BA" w:rsidR="00753D2D" w:rsidRDefault="00753D2D">
      <w:pPr>
        <w:pStyle w:val="ListParagraph"/>
        <w:numPr>
          <w:ilvl w:val="0"/>
          <w:numId w:val="3"/>
        </w:numPr>
        <w:rPr>
          <w:rFonts w:ascii="Arial" w:hAnsi="Arial"/>
          <w:b/>
          <w:bCs/>
        </w:rPr>
      </w:pPr>
      <w:r>
        <w:rPr>
          <w:rFonts w:ascii="Arial" w:hAnsi="Arial"/>
          <w:b/>
          <w:bCs/>
        </w:rPr>
        <w:t>Assignments</w:t>
      </w:r>
    </w:p>
    <w:p w14:paraId="6EEC19D2" w14:textId="35D02373" w:rsidR="00AD7F9B" w:rsidRDefault="00AA38A3">
      <w:pPr>
        <w:pStyle w:val="ListParagraph"/>
        <w:rPr>
          <w:rFonts w:ascii="Arial" w:hAnsi="Arial"/>
        </w:rPr>
      </w:pPr>
      <w:r>
        <w:rPr>
          <w:rFonts w:ascii="Arial" w:hAnsi="Arial"/>
        </w:rPr>
        <w:t xml:space="preserve">The deadline for the assignments is two weeks after the </w:t>
      </w:r>
      <w:r w:rsidR="008803A9">
        <w:rPr>
          <w:rFonts w:ascii="Arial" w:hAnsi="Arial"/>
        </w:rPr>
        <w:t>workshops</w:t>
      </w:r>
      <w:r w:rsidR="006A42FF">
        <w:rPr>
          <w:rFonts w:ascii="Arial" w:hAnsi="Arial"/>
        </w:rPr>
        <w:t xml:space="preserve"> (29/6/2026)</w:t>
      </w:r>
      <w:r w:rsidR="008803A9">
        <w:rPr>
          <w:rFonts w:ascii="Arial" w:hAnsi="Arial"/>
        </w:rPr>
        <w:t xml:space="preserve">. </w:t>
      </w:r>
    </w:p>
    <w:p w14:paraId="5C19C850" w14:textId="77777777" w:rsidR="00AD7F9B" w:rsidRPr="00AD7F9B" w:rsidRDefault="00AD7F9B" w:rsidP="00AD7F9B">
      <w:pPr>
        <w:rPr>
          <w:rFonts w:ascii="Arial" w:hAnsi="Arial"/>
        </w:rPr>
      </w:pPr>
    </w:p>
    <w:p w14:paraId="6537F28F" w14:textId="77777777" w:rsidR="00C02F77" w:rsidRDefault="00C02F77">
      <w:pPr>
        <w:pStyle w:val="ListParagraph"/>
        <w:rPr>
          <w:rFonts w:ascii="Arial" w:hAnsi="Arial" w:cs="Arial"/>
        </w:rPr>
      </w:pPr>
    </w:p>
    <w:p w14:paraId="012FDAAC" w14:textId="77777777" w:rsidR="00294D48" w:rsidRDefault="00294D48">
      <w:pPr>
        <w:pStyle w:val="BodyText"/>
        <w:rPr>
          <w:rFonts w:ascii="Arial" w:hAnsi="Arial"/>
          <w:b/>
          <w:bCs/>
          <w:sz w:val="24"/>
          <w:szCs w:val="24"/>
        </w:rPr>
      </w:pPr>
    </w:p>
    <w:p w14:paraId="5643B565" w14:textId="2B76A1F4" w:rsidR="00C02F77" w:rsidRDefault="00763391">
      <w:pPr>
        <w:pStyle w:val="BodyText"/>
        <w:rPr>
          <w:rFonts w:ascii="Arial" w:hAnsi="Arial"/>
        </w:rPr>
      </w:pPr>
      <w:r>
        <w:rPr>
          <w:rFonts w:ascii="Arial" w:hAnsi="Arial"/>
          <w:b/>
          <w:bCs/>
          <w:sz w:val="24"/>
          <w:szCs w:val="24"/>
        </w:rPr>
        <w:t>6.4 AI AND GROUP CONTRIBUTION RULES</w:t>
      </w:r>
    </w:p>
    <w:p w14:paraId="263ECD33" w14:textId="2DC4A3A3" w:rsidR="00C02F77" w:rsidRDefault="36FDE582">
      <w:pPr>
        <w:pStyle w:val="BodyText"/>
        <w:rPr>
          <w:rFonts w:ascii="Arial" w:hAnsi="Arial"/>
        </w:rPr>
      </w:pPr>
      <w:r w:rsidRPr="36FDE582">
        <w:rPr>
          <w:rFonts w:ascii="Arial" w:hAnsi="Arial"/>
        </w:rPr>
        <w:t xml:space="preserve">For all assignments and presentations, it holds that you should hand in/present your own and original work. You </w:t>
      </w:r>
      <w:r w:rsidR="0E16ED73" w:rsidRPr="36FDE582">
        <w:rPr>
          <w:rFonts w:ascii="Arial" w:hAnsi="Arial"/>
        </w:rPr>
        <w:t>must</w:t>
      </w:r>
      <w:r w:rsidRPr="36FDE582">
        <w:rPr>
          <w:rFonts w:ascii="Arial" w:hAnsi="Arial"/>
        </w:rPr>
        <w:t xml:space="preserve"> add an “author contribution &amp; use of AI statement” to the group assignment.</w:t>
      </w:r>
    </w:p>
    <w:p w14:paraId="16E73245" w14:textId="77777777" w:rsidR="00C02F77" w:rsidRDefault="00763391">
      <w:pPr>
        <w:pStyle w:val="BodyText"/>
        <w:rPr>
          <w:rFonts w:ascii="Arial" w:hAnsi="Arial"/>
        </w:rPr>
      </w:pPr>
      <w:r>
        <w:rPr>
          <w:rFonts w:ascii="Arial" w:hAnsi="Arial"/>
        </w:rPr>
        <w:lastRenderedPageBreak/>
        <w:t xml:space="preserve">The </w:t>
      </w:r>
      <w:proofErr w:type="gramStart"/>
      <w:r>
        <w:rPr>
          <w:rFonts w:ascii="Arial" w:hAnsi="Arial"/>
        </w:rPr>
        <w:t>author</w:t>
      </w:r>
      <w:proofErr w:type="gramEnd"/>
      <w:r>
        <w:rPr>
          <w:rFonts w:ascii="Arial" w:hAnsi="Arial"/>
        </w:rPr>
        <w:t xml:space="preserve"> contribution statement should include who did what (tasks) and what was the relative contribution of each group member to the overall contribution (percentage). Also, all group members should explicitly agree on the final version of the assignment.</w:t>
      </w:r>
    </w:p>
    <w:p w14:paraId="361697B6" w14:textId="77777777" w:rsidR="00C02F77" w:rsidRDefault="00763391">
      <w:pPr>
        <w:pStyle w:val="BodyText"/>
        <w:rPr>
          <w:rFonts w:ascii="Arial" w:hAnsi="Arial"/>
        </w:rPr>
      </w:pPr>
      <w:r>
        <w:rPr>
          <w:rFonts w:ascii="Arial" w:hAnsi="Arial"/>
          <w:b/>
          <w:bCs/>
          <w:i/>
          <w:iCs/>
        </w:rPr>
        <w:t>Example author contribution statement:</w:t>
      </w:r>
    </w:p>
    <w:p w14:paraId="5739D6E1" w14:textId="77777777" w:rsidR="00C02F77" w:rsidRDefault="00763391">
      <w:pPr>
        <w:pStyle w:val="BodyText"/>
        <w:rPr>
          <w:rFonts w:ascii="Arial" w:hAnsi="Arial"/>
        </w:rPr>
      </w:pPr>
      <w:r>
        <w:rPr>
          <w:rFonts w:ascii="Arial" w:hAnsi="Arial"/>
          <w:i/>
          <w:iCs/>
        </w:rPr>
        <w:t>* Name group member 1: Wrote the introduction of the report, produced the mathematical model of Module 1, downloaded and cleaned the data, produced output statistics and wrote answers 1.1 and 2.3. She debugged the Python code to make the mathematical program work. She read the final version of the report and made final edits. [20%]</w:t>
      </w:r>
    </w:p>
    <w:p w14:paraId="4136B01A" w14:textId="77777777" w:rsidR="00C02F77" w:rsidRDefault="00763391">
      <w:pPr>
        <w:pStyle w:val="BodyText"/>
        <w:rPr>
          <w:rFonts w:ascii="Arial" w:hAnsi="Arial"/>
        </w:rPr>
      </w:pPr>
      <w:r>
        <w:rPr>
          <w:rFonts w:ascii="Arial" w:hAnsi="Arial"/>
          <w:i/>
          <w:iCs/>
        </w:rPr>
        <w:t>* Name group member 2: … [30%]</w:t>
      </w:r>
    </w:p>
    <w:p w14:paraId="51D98857" w14:textId="77777777" w:rsidR="00C02F77" w:rsidRDefault="00763391">
      <w:pPr>
        <w:pStyle w:val="BodyText"/>
        <w:rPr>
          <w:rFonts w:ascii="Arial" w:hAnsi="Arial"/>
          <w:b/>
          <w:bCs/>
        </w:rPr>
      </w:pPr>
      <w:r>
        <w:rPr>
          <w:rFonts w:ascii="Arial" w:hAnsi="Arial"/>
          <w:b/>
          <w:bCs/>
          <w:i/>
          <w:iCs/>
        </w:rPr>
        <w:t xml:space="preserve">Example of AI statement: </w:t>
      </w:r>
    </w:p>
    <w:p w14:paraId="11E15A03" w14:textId="77777777" w:rsidR="00C02F77" w:rsidRDefault="00763391">
      <w:pPr>
        <w:pStyle w:val="BodyText"/>
        <w:rPr>
          <w:rFonts w:ascii="Arial" w:hAnsi="Arial"/>
        </w:rPr>
      </w:pPr>
      <w:r>
        <w:rPr>
          <w:rFonts w:ascii="Arial" w:hAnsi="Arial"/>
          <w:i/>
          <w:iCs/>
        </w:rPr>
        <w:t>* We declare that no content produced by AI technology has been presented as our own work (both in reporting and coding)</w:t>
      </w:r>
    </w:p>
    <w:p w14:paraId="13230539" w14:textId="1A9EA2EC" w:rsidR="00C02F77" w:rsidRDefault="0C413182">
      <w:pPr>
        <w:pStyle w:val="BodyText"/>
        <w:rPr>
          <w:rFonts w:ascii="Arial" w:hAnsi="Arial"/>
        </w:rPr>
      </w:pPr>
      <w:r w:rsidRPr="36FDE582">
        <w:rPr>
          <w:rFonts w:ascii="Arial" w:hAnsi="Arial"/>
          <w:i/>
          <w:iCs/>
        </w:rPr>
        <w:t xml:space="preserve">* We declare that we used ChatGPT </w:t>
      </w:r>
      <w:r w:rsidR="52205BF6" w:rsidRPr="36FDE582">
        <w:rPr>
          <w:rFonts w:ascii="Arial" w:hAnsi="Arial"/>
          <w:i/>
          <w:iCs/>
        </w:rPr>
        <w:t>4</w:t>
      </w:r>
      <w:r w:rsidRPr="36FDE582">
        <w:rPr>
          <w:rFonts w:ascii="Arial" w:hAnsi="Arial"/>
          <w:i/>
          <w:iCs/>
        </w:rPr>
        <w:t>.</w:t>
      </w:r>
      <w:r w:rsidR="33209E23" w:rsidRPr="36FDE582">
        <w:rPr>
          <w:rFonts w:ascii="Arial" w:hAnsi="Arial"/>
          <w:i/>
          <w:iCs/>
        </w:rPr>
        <w:t>0</w:t>
      </w:r>
      <w:r w:rsidRPr="36FDE582">
        <w:rPr>
          <w:rFonts w:ascii="Arial" w:hAnsi="Arial"/>
          <w:i/>
          <w:iCs/>
        </w:rPr>
        <w:t xml:space="preserve"> to improve writing at the sentence level and to better express transitions between paragraphs.</w:t>
      </w:r>
    </w:p>
    <w:p w14:paraId="2612D93D" w14:textId="65C7487A" w:rsidR="00C02F77" w:rsidRDefault="36FDE582">
      <w:pPr>
        <w:pStyle w:val="BodyText"/>
        <w:rPr>
          <w:rFonts w:ascii="Arial" w:hAnsi="Arial"/>
        </w:rPr>
      </w:pPr>
      <w:r w:rsidRPr="36FDE582">
        <w:rPr>
          <w:rFonts w:ascii="Arial" w:hAnsi="Arial"/>
          <w:i/>
          <w:iCs/>
        </w:rPr>
        <w:t xml:space="preserve">* We declare that ChatGPT </w:t>
      </w:r>
      <w:r w:rsidR="3CDDEA1D" w:rsidRPr="36FDE582">
        <w:rPr>
          <w:rFonts w:ascii="Arial" w:hAnsi="Arial"/>
          <w:i/>
          <w:iCs/>
        </w:rPr>
        <w:t>4</w:t>
      </w:r>
      <w:r w:rsidRPr="36FDE582">
        <w:rPr>
          <w:rFonts w:ascii="Arial" w:hAnsi="Arial"/>
          <w:i/>
          <w:iCs/>
        </w:rPr>
        <w:t>.</w:t>
      </w:r>
      <w:r w:rsidR="72EE10D2" w:rsidRPr="36FDE582">
        <w:rPr>
          <w:rFonts w:ascii="Arial" w:hAnsi="Arial"/>
          <w:i/>
          <w:iCs/>
        </w:rPr>
        <w:t>0</w:t>
      </w:r>
      <w:r w:rsidRPr="36FDE582">
        <w:rPr>
          <w:rFonts w:ascii="Arial" w:hAnsi="Arial"/>
          <w:i/>
          <w:iCs/>
        </w:rPr>
        <w:t xml:space="preserve"> has been used to generate initial code snippets and to generate docstrings for functions.</w:t>
      </w:r>
    </w:p>
    <w:p w14:paraId="552AEF17" w14:textId="77777777" w:rsidR="00C02F77" w:rsidRDefault="00763391">
      <w:pPr>
        <w:pStyle w:val="BodyText"/>
        <w:rPr>
          <w:rFonts w:ascii="Arial" w:hAnsi="Arial"/>
        </w:rPr>
      </w:pPr>
      <w:r>
        <w:rPr>
          <w:rFonts w:ascii="Arial" w:hAnsi="Arial"/>
        </w:rPr>
        <w:t>Note: An extra oral assessment may be part of each assignment as a verification of the authenticity and contribution. Such an oral assessment could also be randomly assigned to a group.</w:t>
      </w:r>
    </w:p>
    <w:p w14:paraId="6DFB9E20" w14:textId="77777777" w:rsidR="00C02F77" w:rsidRDefault="00C02F77">
      <w:pPr>
        <w:pStyle w:val="ListParagraph"/>
        <w:rPr>
          <w:rFonts w:ascii="Arial" w:hAnsi="Arial"/>
        </w:rPr>
      </w:pPr>
    </w:p>
    <w:p w14:paraId="70DF9E56" w14:textId="77777777" w:rsidR="00C02F77" w:rsidRDefault="00C02F77">
      <w:pPr>
        <w:rPr>
          <w:rFonts w:ascii="Arial" w:hAnsi="Arial" w:cs="Arial"/>
        </w:rPr>
      </w:pPr>
    </w:p>
    <w:p w14:paraId="44E871BC" w14:textId="77777777" w:rsidR="00C02F77" w:rsidRDefault="00C02F77">
      <w:pPr>
        <w:pStyle w:val="ListParagraph"/>
        <w:rPr>
          <w:rFonts w:ascii="Arial" w:hAnsi="Arial" w:cs="Arial"/>
        </w:rPr>
      </w:pPr>
    </w:p>
    <w:p w14:paraId="144A5D23" w14:textId="77777777" w:rsidR="00C02F77" w:rsidRDefault="00C02F77">
      <w:pPr>
        <w:rPr>
          <w:rFonts w:ascii="Arial" w:hAnsi="Arial"/>
        </w:rPr>
      </w:pPr>
    </w:p>
    <w:sectPr w:rsidR="00C02F77">
      <w:headerReference w:type="default" r:id="rId23"/>
      <w:footerReference w:type="default" r:id="rId24"/>
      <w:headerReference w:type="first" r:id="rId25"/>
      <w:footerReference w:type="first" r:id="rId26"/>
      <w:pgSz w:w="12240" w:h="15840"/>
      <w:pgMar w:top="720" w:right="1152" w:bottom="720" w:left="1152" w:header="0" w:footer="0"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B2879" w14:textId="77777777" w:rsidR="00F964B2" w:rsidRDefault="00F964B2">
      <w:pPr>
        <w:spacing w:line="240" w:lineRule="auto"/>
      </w:pPr>
      <w:r>
        <w:separator/>
      </w:r>
    </w:p>
  </w:endnote>
  <w:endnote w:type="continuationSeparator" w:id="0">
    <w:p w14:paraId="2BBC16B8" w14:textId="77777777" w:rsidR="00F964B2" w:rsidRDefault="00F964B2">
      <w:pPr>
        <w:spacing w:line="240" w:lineRule="auto"/>
      </w:pPr>
      <w:r>
        <w:continuationSeparator/>
      </w:r>
    </w:p>
  </w:endnote>
  <w:endnote w:type="continuationNotice" w:id="1">
    <w:p w14:paraId="112382CA" w14:textId="77777777" w:rsidR="00F964B2" w:rsidRDefault="00F964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Layout w:type="fixed"/>
      <w:tblLook w:val="0000" w:firstRow="0" w:lastRow="0" w:firstColumn="0" w:lastColumn="0" w:noHBand="0" w:noVBand="0"/>
    </w:tblPr>
    <w:tblGrid>
      <w:gridCol w:w="12258"/>
    </w:tblGrid>
    <w:tr w:rsidR="00C02F77" w14:paraId="51B10B7A" w14:textId="77777777" w:rsidTr="1AA52ABE">
      <w:trPr>
        <w:trHeight w:val="730"/>
        <w:jc w:val="center"/>
      </w:trPr>
      <w:tc>
        <w:tcPr>
          <w:tcW w:w="12258" w:type="dxa"/>
          <w:shd w:val="clear" w:color="auto" w:fill="161718" w:themeFill="background2" w:themeFillShade="1A"/>
          <w:vAlign w:val="center"/>
        </w:tcPr>
        <w:p w14:paraId="2A3BFDA6" w14:textId="6F75ABB3" w:rsidR="00C02F77" w:rsidRDefault="1AA52ABE">
          <w:pPr>
            <w:pStyle w:val="Footer"/>
            <w:widowControl w:val="0"/>
          </w:pPr>
          <w:r>
            <w:t xml:space="preserve">MSCA DIGITAL: </w:t>
          </w:r>
          <w:r w:rsidR="00BB1192" w:rsidRPr="00BB1192">
            <w:t>Communication Skills and Scientific Communication</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620" w:type="dxa"/>
      <w:tblLayout w:type="fixed"/>
      <w:tblLook w:val="06A0" w:firstRow="1" w:lastRow="0" w:firstColumn="1" w:lastColumn="0" w:noHBand="1" w:noVBand="1"/>
    </w:tblPr>
    <w:tblGrid>
      <w:gridCol w:w="3310"/>
      <w:gridCol w:w="3310"/>
    </w:tblGrid>
    <w:tr w:rsidR="1AA52ABE" w14:paraId="7A2AA58F" w14:textId="77777777" w:rsidTr="62A8531A">
      <w:trPr>
        <w:trHeight w:val="300"/>
      </w:trPr>
      <w:tc>
        <w:tcPr>
          <w:tcW w:w="3310" w:type="dxa"/>
        </w:tcPr>
        <w:p w14:paraId="23E9E526" w14:textId="1DB4EF89" w:rsidR="1AA52ABE" w:rsidRDefault="1AA52ABE" w:rsidP="1AA52ABE">
          <w:pPr>
            <w:pStyle w:val="Header"/>
            <w:ind w:left="-115"/>
            <w:jc w:val="left"/>
          </w:pPr>
        </w:p>
      </w:tc>
      <w:tc>
        <w:tcPr>
          <w:tcW w:w="3310" w:type="dxa"/>
        </w:tcPr>
        <w:p w14:paraId="2B17F63E" w14:textId="7384040A" w:rsidR="1AA52ABE" w:rsidRDefault="1AA52ABE" w:rsidP="1AA52ABE">
          <w:pPr>
            <w:pStyle w:val="Header"/>
            <w:ind w:right="-115"/>
            <w:jc w:val="right"/>
          </w:pPr>
        </w:p>
      </w:tc>
    </w:tr>
  </w:tbl>
  <w:p w14:paraId="78EA318B" w14:textId="6A4C26B8" w:rsidR="1AA52ABE" w:rsidRDefault="1AA52ABE" w:rsidP="1AA52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CE051" w14:textId="77777777" w:rsidR="00F964B2" w:rsidRDefault="00F964B2">
      <w:pPr>
        <w:spacing w:line="240" w:lineRule="auto"/>
      </w:pPr>
      <w:r>
        <w:separator/>
      </w:r>
    </w:p>
  </w:footnote>
  <w:footnote w:type="continuationSeparator" w:id="0">
    <w:p w14:paraId="0DFCDE0F" w14:textId="77777777" w:rsidR="00F964B2" w:rsidRDefault="00F964B2">
      <w:pPr>
        <w:spacing w:line="240" w:lineRule="auto"/>
      </w:pPr>
      <w:r>
        <w:continuationSeparator/>
      </w:r>
    </w:p>
  </w:footnote>
  <w:footnote w:type="continuationNotice" w:id="1">
    <w:p w14:paraId="748A72CF" w14:textId="77777777" w:rsidR="00F964B2" w:rsidRDefault="00F964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Layout w:type="fixed"/>
      <w:tblCellMar>
        <w:left w:w="0" w:type="dxa"/>
        <w:right w:w="0" w:type="dxa"/>
      </w:tblCellMar>
      <w:tblLook w:val="0000" w:firstRow="0" w:lastRow="0" w:firstColumn="0" w:lastColumn="0" w:noHBand="0" w:noVBand="0"/>
    </w:tblPr>
    <w:tblGrid>
      <w:gridCol w:w="12210"/>
    </w:tblGrid>
    <w:tr w:rsidR="00C02F77" w14:paraId="3D917239" w14:textId="77777777">
      <w:trPr>
        <w:trHeight w:val="1318"/>
      </w:trPr>
      <w:tc>
        <w:tcPr>
          <w:tcW w:w="12210" w:type="dxa"/>
        </w:tcPr>
        <w:p w14:paraId="3FDAD891" w14:textId="77777777" w:rsidR="00C02F77" w:rsidRDefault="00763391">
          <w:pPr>
            <w:pStyle w:val="Header"/>
            <w:widowControl w:val="0"/>
          </w:pPr>
          <w:r>
            <w:rPr>
              <w:noProof/>
            </w:rPr>
            <mc:AlternateContent>
              <mc:Choice Requires="wps">
                <w:drawing>
                  <wp:inline distT="0" distB="0" distL="0" distR="0" wp14:anchorId="63F2BBC7" wp14:editId="07777777">
                    <wp:extent cx="1351915" cy="592455"/>
                    <wp:effectExtent l="0" t="0" r="635" b="0"/>
                    <wp:docPr id="19" name="Shape8"/>
                    <wp:cNvGraphicFramePr/>
                    <a:graphic xmlns:a="http://schemas.openxmlformats.org/drawingml/2006/main">
                      <a:graphicData uri="http://schemas.microsoft.com/office/word/2010/wordprocessingShape">
                        <wps:wsp>
                          <wps:cNvSpPr/>
                          <wps:spPr>
                            <a:xfrm>
                              <a:off x="0" y="0"/>
                              <a:ext cx="1351800" cy="59256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wps:style>
                          <wps:txbx>
                            <w:txbxContent>
                              <w:p w14:paraId="095D8010" w14:textId="77777777" w:rsidR="00C02F77" w:rsidRDefault="00763391">
                                <w:pPr>
                                  <w:pStyle w:val="FrameContents"/>
                                  <w:widowControl w:val="0"/>
                                  <w:jc w:val="center"/>
                                  <w:rPr>
                                    <w:b/>
                                  </w:rPr>
                                </w:pPr>
                                <w:r>
                                  <w:rPr>
                                    <w:color w:val="161718"/>
                                  </w:rPr>
                                  <w:fldChar w:fldCharType="begin"/>
                                </w:r>
                                <w:r>
                                  <w:rPr>
                                    <w:color w:val="161718"/>
                                  </w:rPr>
                                  <w:instrText xml:space="preserve"> PAGE </w:instrText>
                                </w:r>
                                <w:r>
                                  <w:rPr>
                                    <w:color w:val="161718"/>
                                  </w:rPr>
                                  <w:fldChar w:fldCharType="separate"/>
                                </w:r>
                                <w:r>
                                  <w:rPr>
                                    <w:color w:val="161718"/>
                                  </w:rPr>
                                  <w:t>7</w:t>
                                </w:r>
                                <w:r>
                                  <w:rPr>
                                    <w:color w:val="161718"/>
                                  </w:rPr>
                                  <w:fldChar w:fldCharType="end"/>
                                </w:r>
                              </w:p>
                            </w:txbxContent>
                          </wps:txbx>
                          <wps:bodyPr anchor="ctr">
                            <a:prstTxWarp prst="textNoShape">
                              <a:avLst/>
                            </a:prstTxWarp>
                            <a:noAutofit/>
                          </wps:bodyPr>
                        </wps:wsp>
                      </a:graphicData>
                    </a:graphic>
                  </wp:inline>
                </w:drawing>
              </mc:Choice>
              <mc:Fallback>
                <w:pict>
                  <v:rect w14:anchorId="63F2BBC7" id="Shape8" o:spid="_x0000_s1030" style="width:106.4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" fillcolor="#0070c0" stroked="f" strokeweight="2pt">
                    <v:textbox>
                      <w:txbxContent>
                        <w:p w14:paraId="095D8010" w14:textId="77777777" w:rsidR="00C02F77" w:rsidRDefault="00763391">
                          <w:pPr>
                            <w:pStyle w:val="FrameContents"/>
                            <w:widowControl w:val="0"/>
                            <w:jc w:val="center"/>
                            <w:rPr>
                              <w:b/>
                            </w:rPr>
                          </w:pPr>
                          <w:r>
                            <w:rPr>
                              <w:color w:val="161718"/>
                            </w:rPr>
                            <w:fldChar w:fldCharType="begin"/>
                          </w:r>
                          <w:r>
                            <w:rPr>
                              <w:color w:val="161718"/>
                            </w:rPr>
                            <w:instrText xml:space="preserve"> PAGE </w:instrText>
                          </w:r>
                          <w:r>
                            <w:rPr>
                              <w:color w:val="161718"/>
                            </w:rPr>
                            <w:fldChar w:fldCharType="separate"/>
                          </w:r>
                          <w:r>
                            <w:rPr>
                              <w:color w:val="161718"/>
                            </w:rPr>
                            <w:t>7</w:t>
                          </w:r>
                          <w:r>
                            <w:rPr>
                              <w:color w:val="161718"/>
                            </w:rPr>
                            <w:fldChar w:fldCharType="end"/>
                          </w:r>
                        </w:p>
                      </w:txbxContent>
                    </v:textbox>
                    <w10:anchorlock/>
                  </v:rect>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1AA52ABE" w14:paraId="7F0544E6" w14:textId="77777777" w:rsidTr="1AA52ABE">
      <w:trPr>
        <w:trHeight w:val="300"/>
      </w:trPr>
      <w:tc>
        <w:tcPr>
          <w:tcW w:w="3310" w:type="dxa"/>
        </w:tcPr>
        <w:p w14:paraId="700296B2" w14:textId="04B8A618" w:rsidR="1AA52ABE" w:rsidRDefault="1AA52ABE" w:rsidP="1AA52ABE">
          <w:pPr>
            <w:pStyle w:val="Header"/>
            <w:ind w:left="-115"/>
            <w:jc w:val="left"/>
          </w:pPr>
        </w:p>
      </w:tc>
      <w:tc>
        <w:tcPr>
          <w:tcW w:w="3310" w:type="dxa"/>
        </w:tcPr>
        <w:p w14:paraId="5BA849F1" w14:textId="4B5CAB6F" w:rsidR="1AA52ABE" w:rsidRDefault="1AA52ABE" w:rsidP="1AA52ABE">
          <w:pPr>
            <w:pStyle w:val="Header"/>
            <w:jc w:val="center"/>
          </w:pPr>
        </w:p>
      </w:tc>
      <w:tc>
        <w:tcPr>
          <w:tcW w:w="3310" w:type="dxa"/>
        </w:tcPr>
        <w:p w14:paraId="5CFD86A0" w14:textId="29CB7165" w:rsidR="1AA52ABE" w:rsidRDefault="1AA52ABE" w:rsidP="1AA52ABE">
          <w:pPr>
            <w:pStyle w:val="Header"/>
            <w:ind w:right="-115"/>
            <w:jc w:val="right"/>
          </w:pPr>
        </w:p>
      </w:tc>
    </w:tr>
  </w:tbl>
  <w:p w14:paraId="2C5DD44B" w14:textId="76EAECF4" w:rsidR="1AA52ABE" w:rsidRDefault="1AA52ABE" w:rsidP="1AA52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1B5"/>
    <w:multiLevelType w:val="multilevel"/>
    <w:tmpl w:val="75BC1F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FE9BF43"/>
    <w:multiLevelType w:val="hybridMultilevel"/>
    <w:tmpl w:val="94B2043C"/>
    <w:lvl w:ilvl="0" w:tplc="CDCCB09E">
      <w:start w:val="1"/>
      <w:numFmt w:val="bullet"/>
      <w:lvlText w:val="-"/>
      <w:lvlJc w:val="left"/>
      <w:pPr>
        <w:ind w:left="720" w:hanging="360"/>
      </w:pPr>
      <w:rPr>
        <w:rFonts w:ascii="Aptos" w:hAnsi="Aptos" w:hint="default"/>
      </w:rPr>
    </w:lvl>
    <w:lvl w:ilvl="1" w:tplc="41140F50">
      <w:start w:val="1"/>
      <w:numFmt w:val="bullet"/>
      <w:lvlText w:val="o"/>
      <w:lvlJc w:val="left"/>
      <w:pPr>
        <w:ind w:left="1440" w:hanging="360"/>
      </w:pPr>
      <w:rPr>
        <w:rFonts w:ascii="Courier New" w:hAnsi="Courier New" w:hint="default"/>
      </w:rPr>
    </w:lvl>
    <w:lvl w:ilvl="2" w:tplc="ED9E7A62">
      <w:start w:val="1"/>
      <w:numFmt w:val="bullet"/>
      <w:lvlText w:val=""/>
      <w:lvlJc w:val="left"/>
      <w:pPr>
        <w:ind w:left="2160" w:hanging="360"/>
      </w:pPr>
      <w:rPr>
        <w:rFonts w:ascii="Wingdings" w:hAnsi="Wingdings" w:hint="default"/>
      </w:rPr>
    </w:lvl>
    <w:lvl w:ilvl="3" w:tplc="8A648776">
      <w:start w:val="1"/>
      <w:numFmt w:val="bullet"/>
      <w:lvlText w:val=""/>
      <w:lvlJc w:val="left"/>
      <w:pPr>
        <w:ind w:left="2880" w:hanging="360"/>
      </w:pPr>
      <w:rPr>
        <w:rFonts w:ascii="Symbol" w:hAnsi="Symbol" w:hint="default"/>
      </w:rPr>
    </w:lvl>
    <w:lvl w:ilvl="4" w:tplc="18AA7124">
      <w:start w:val="1"/>
      <w:numFmt w:val="bullet"/>
      <w:lvlText w:val="o"/>
      <w:lvlJc w:val="left"/>
      <w:pPr>
        <w:ind w:left="3600" w:hanging="360"/>
      </w:pPr>
      <w:rPr>
        <w:rFonts w:ascii="Courier New" w:hAnsi="Courier New" w:hint="default"/>
      </w:rPr>
    </w:lvl>
    <w:lvl w:ilvl="5" w:tplc="CA444E2E">
      <w:start w:val="1"/>
      <w:numFmt w:val="bullet"/>
      <w:lvlText w:val=""/>
      <w:lvlJc w:val="left"/>
      <w:pPr>
        <w:ind w:left="4320" w:hanging="360"/>
      </w:pPr>
      <w:rPr>
        <w:rFonts w:ascii="Wingdings" w:hAnsi="Wingdings" w:hint="default"/>
      </w:rPr>
    </w:lvl>
    <w:lvl w:ilvl="6" w:tplc="9E722610">
      <w:start w:val="1"/>
      <w:numFmt w:val="bullet"/>
      <w:lvlText w:val=""/>
      <w:lvlJc w:val="left"/>
      <w:pPr>
        <w:ind w:left="5040" w:hanging="360"/>
      </w:pPr>
      <w:rPr>
        <w:rFonts w:ascii="Symbol" w:hAnsi="Symbol" w:hint="default"/>
      </w:rPr>
    </w:lvl>
    <w:lvl w:ilvl="7" w:tplc="9FCCCE88">
      <w:start w:val="1"/>
      <w:numFmt w:val="bullet"/>
      <w:lvlText w:val="o"/>
      <w:lvlJc w:val="left"/>
      <w:pPr>
        <w:ind w:left="5760" w:hanging="360"/>
      </w:pPr>
      <w:rPr>
        <w:rFonts w:ascii="Courier New" w:hAnsi="Courier New" w:hint="default"/>
      </w:rPr>
    </w:lvl>
    <w:lvl w:ilvl="8" w:tplc="B338DC5C">
      <w:start w:val="1"/>
      <w:numFmt w:val="bullet"/>
      <w:lvlText w:val=""/>
      <w:lvlJc w:val="left"/>
      <w:pPr>
        <w:ind w:left="6480" w:hanging="360"/>
      </w:pPr>
      <w:rPr>
        <w:rFonts w:ascii="Wingdings" w:hAnsi="Wingdings" w:hint="default"/>
      </w:rPr>
    </w:lvl>
  </w:abstractNum>
  <w:abstractNum w:abstractNumId="2" w15:restartNumberingAfterBreak="0">
    <w:nsid w:val="285E6894"/>
    <w:multiLevelType w:val="hybridMultilevel"/>
    <w:tmpl w:val="2A54201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15C6268"/>
    <w:multiLevelType w:val="hybridMultilevel"/>
    <w:tmpl w:val="FD74DF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5311C23"/>
    <w:multiLevelType w:val="multilevel"/>
    <w:tmpl w:val="E34A337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C7DC459"/>
    <w:multiLevelType w:val="multilevel"/>
    <w:tmpl w:val="B54CBC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8A4291B"/>
    <w:multiLevelType w:val="hybridMultilevel"/>
    <w:tmpl w:val="6FF8E836"/>
    <w:lvl w:ilvl="0" w:tplc="CFA234D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67C4C7B"/>
    <w:multiLevelType w:val="hybridMultilevel"/>
    <w:tmpl w:val="F1363114"/>
    <w:lvl w:ilvl="0" w:tplc="6E1A5C4A">
      <w:start w:val="1"/>
      <w:numFmt w:val="decimal"/>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061494"/>
    <w:multiLevelType w:val="hybridMultilevel"/>
    <w:tmpl w:val="DAC08972"/>
    <w:lvl w:ilvl="0" w:tplc="C4BE47D2">
      <w:start w:val="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520727">
    <w:abstractNumId w:val="1"/>
  </w:num>
  <w:num w:numId="2" w16cid:durableId="28336787">
    <w:abstractNumId w:val="4"/>
  </w:num>
  <w:num w:numId="3" w16cid:durableId="846559975">
    <w:abstractNumId w:val="0"/>
  </w:num>
  <w:num w:numId="4" w16cid:durableId="1618564737">
    <w:abstractNumId w:val="5"/>
  </w:num>
  <w:num w:numId="5" w16cid:durableId="2079478227">
    <w:abstractNumId w:val="8"/>
  </w:num>
  <w:num w:numId="6" w16cid:durableId="1234197761">
    <w:abstractNumId w:val="7"/>
  </w:num>
  <w:num w:numId="7" w16cid:durableId="359626754">
    <w:abstractNumId w:val="3"/>
  </w:num>
  <w:num w:numId="8" w16cid:durableId="1212837852">
    <w:abstractNumId w:val="2"/>
  </w:num>
  <w:num w:numId="9" w16cid:durableId="1171261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413182"/>
    <w:rsid w:val="00010F5D"/>
    <w:rsid w:val="00033701"/>
    <w:rsid w:val="00034CCC"/>
    <w:rsid w:val="000410CB"/>
    <w:rsid w:val="00052A2F"/>
    <w:rsid w:val="000535B4"/>
    <w:rsid w:val="0006579A"/>
    <w:rsid w:val="00075229"/>
    <w:rsid w:val="00076FDB"/>
    <w:rsid w:val="000A5AD3"/>
    <w:rsid w:val="000C08C3"/>
    <w:rsid w:val="000C0A37"/>
    <w:rsid w:val="000C116F"/>
    <w:rsid w:val="000C453A"/>
    <w:rsid w:val="000D0629"/>
    <w:rsid w:val="000E0C23"/>
    <w:rsid w:val="000F4F47"/>
    <w:rsid w:val="000F7E93"/>
    <w:rsid w:val="0010483E"/>
    <w:rsid w:val="00107A15"/>
    <w:rsid w:val="00110B4C"/>
    <w:rsid w:val="001177DD"/>
    <w:rsid w:val="001317AB"/>
    <w:rsid w:val="00131EFD"/>
    <w:rsid w:val="001434EF"/>
    <w:rsid w:val="00147460"/>
    <w:rsid w:val="0017534A"/>
    <w:rsid w:val="0018102E"/>
    <w:rsid w:val="001902FC"/>
    <w:rsid w:val="0019430F"/>
    <w:rsid w:val="001B1B42"/>
    <w:rsid w:val="001C541D"/>
    <w:rsid w:val="001C56B8"/>
    <w:rsid w:val="001E61BE"/>
    <w:rsid w:val="001F4BC9"/>
    <w:rsid w:val="00230A1E"/>
    <w:rsid w:val="0024262E"/>
    <w:rsid w:val="00275683"/>
    <w:rsid w:val="0028395C"/>
    <w:rsid w:val="00285E4D"/>
    <w:rsid w:val="00285E8B"/>
    <w:rsid w:val="00294D48"/>
    <w:rsid w:val="002971E0"/>
    <w:rsid w:val="002A41A6"/>
    <w:rsid w:val="002A47AD"/>
    <w:rsid w:val="002C1ED8"/>
    <w:rsid w:val="002D1C87"/>
    <w:rsid w:val="002F6844"/>
    <w:rsid w:val="0030798D"/>
    <w:rsid w:val="003201C2"/>
    <w:rsid w:val="00322F9D"/>
    <w:rsid w:val="00370341"/>
    <w:rsid w:val="00376717"/>
    <w:rsid w:val="00383BF1"/>
    <w:rsid w:val="00387551"/>
    <w:rsid w:val="003B1100"/>
    <w:rsid w:val="003E12E6"/>
    <w:rsid w:val="003E2238"/>
    <w:rsid w:val="003F35D2"/>
    <w:rsid w:val="003F4372"/>
    <w:rsid w:val="00402B6B"/>
    <w:rsid w:val="00436EE6"/>
    <w:rsid w:val="0044330C"/>
    <w:rsid w:val="00475EF6"/>
    <w:rsid w:val="004B087B"/>
    <w:rsid w:val="004B17E2"/>
    <w:rsid w:val="004B7AAE"/>
    <w:rsid w:val="004D4CBB"/>
    <w:rsid w:val="004E0E16"/>
    <w:rsid w:val="004F04D0"/>
    <w:rsid w:val="004F2302"/>
    <w:rsid w:val="004F288E"/>
    <w:rsid w:val="00511186"/>
    <w:rsid w:val="00520024"/>
    <w:rsid w:val="00546503"/>
    <w:rsid w:val="00550ECB"/>
    <w:rsid w:val="00556FF2"/>
    <w:rsid w:val="005708A7"/>
    <w:rsid w:val="0057446C"/>
    <w:rsid w:val="005A1AF6"/>
    <w:rsid w:val="005A415F"/>
    <w:rsid w:val="005A6985"/>
    <w:rsid w:val="005D744F"/>
    <w:rsid w:val="005E3314"/>
    <w:rsid w:val="00631627"/>
    <w:rsid w:val="006671EF"/>
    <w:rsid w:val="00674719"/>
    <w:rsid w:val="006808E5"/>
    <w:rsid w:val="00694161"/>
    <w:rsid w:val="00696308"/>
    <w:rsid w:val="006A42FF"/>
    <w:rsid w:val="006B2111"/>
    <w:rsid w:val="006B2316"/>
    <w:rsid w:val="006B2438"/>
    <w:rsid w:val="006B5BC0"/>
    <w:rsid w:val="006C2D38"/>
    <w:rsid w:val="006D4BFA"/>
    <w:rsid w:val="006D4C54"/>
    <w:rsid w:val="006D5B95"/>
    <w:rsid w:val="006D76F1"/>
    <w:rsid w:val="006E22B0"/>
    <w:rsid w:val="006E6DAF"/>
    <w:rsid w:val="00704048"/>
    <w:rsid w:val="00716221"/>
    <w:rsid w:val="0074140E"/>
    <w:rsid w:val="00745777"/>
    <w:rsid w:val="00753D2D"/>
    <w:rsid w:val="00754DD9"/>
    <w:rsid w:val="00763391"/>
    <w:rsid w:val="00781BFF"/>
    <w:rsid w:val="0078234C"/>
    <w:rsid w:val="00785E3A"/>
    <w:rsid w:val="00790DC4"/>
    <w:rsid w:val="00791881"/>
    <w:rsid w:val="007925B6"/>
    <w:rsid w:val="007A0868"/>
    <w:rsid w:val="007C4D37"/>
    <w:rsid w:val="007E7663"/>
    <w:rsid w:val="00826280"/>
    <w:rsid w:val="00827B1F"/>
    <w:rsid w:val="0084152F"/>
    <w:rsid w:val="00843A56"/>
    <w:rsid w:val="00847696"/>
    <w:rsid w:val="00851855"/>
    <w:rsid w:val="00864276"/>
    <w:rsid w:val="00867CD7"/>
    <w:rsid w:val="008803A9"/>
    <w:rsid w:val="00885CFA"/>
    <w:rsid w:val="0089166F"/>
    <w:rsid w:val="008B33B5"/>
    <w:rsid w:val="008E0290"/>
    <w:rsid w:val="008F07FD"/>
    <w:rsid w:val="008F0EF2"/>
    <w:rsid w:val="009012CA"/>
    <w:rsid w:val="00901E8E"/>
    <w:rsid w:val="00905D50"/>
    <w:rsid w:val="00913BBD"/>
    <w:rsid w:val="00913C00"/>
    <w:rsid w:val="00924873"/>
    <w:rsid w:val="00926EA7"/>
    <w:rsid w:val="00936D31"/>
    <w:rsid w:val="009456C5"/>
    <w:rsid w:val="009543D9"/>
    <w:rsid w:val="009565F1"/>
    <w:rsid w:val="00973184"/>
    <w:rsid w:val="009A49FA"/>
    <w:rsid w:val="009B4F2A"/>
    <w:rsid w:val="009E5AA6"/>
    <w:rsid w:val="009F5751"/>
    <w:rsid w:val="00A11A53"/>
    <w:rsid w:val="00A20BF4"/>
    <w:rsid w:val="00A21E90"/>
    <w:rsid w:val="00A244E2"/>
    <w:rsid w:val="00A46098"/>
    <w:rsid w:val="00AA38A3"/>
    <w:rsid w:val="00AA3AE7"/>
    <w:rsid w:val="00AB5BC2"/>
    <w:rsid w:val="00AB61E0"/>
    <w:rsid w:val="00AC7860"/>
    <w:rsid w:val="00AD52DE"/>
    <w:rsid w:val="00AD61EF"/>
    <w:rsid w:val="00AD7F9B"/>
    <w:rsid w:val="00AE3077"/>
    <w:rsid w:val="00AF158A"/>
    <w:rsid w:val="00B00710"/>
    <w:rsid w:val="00B00EE0"/>
    <w:rsid w:val="00B04040"/>
    <w:rsid w:val="00B07225"/>
    <w:rsid w:val="00B13C4B"/>
    <w:rsid w:val="00B27CDA"/>
    <w:rsid w:val="00B47B9A"/>
    <w:rsid w:val="00B56AC6"/>
    <w:rsid w:val="00B6532C"/>
    <w:rsid w:val="00B7080B"/>
    <w:rsid w:val="00B7122F"/>
    <w:rsid w:val="00B75F27"/>
    <w:rsid w:val="00B818F2"/>
    <w:rsid w:val="00B96DC6"/>
    <w:rsid w:val="00BA6AE0"/>
    <w:rsid w:val="00BB1192"/>
    <w:rsid w:val="00BC5F77"/>
    <w:rsid w:val="00BD77DE"/>
    <w:rsid w:val="00C00065"/>
    <w:rsid w:val="00C02F77"/>
    <w:rsid w:val="00C106F0"/>
    <w:rsid w:val="00C127FE"/>
    <w:rsid w:val="00C22F4E"/>
    <w:rsid w:val="00C238BD"/>
    <w:rsid w:val="00C45DA3"/>
    <w:rsid w:val="00C47A36"/>
    <w:rsid w:val="00C502C7"/>
    <w:rsid w:val="00C656F3"/>
    <w:rsid w:val="00C8344D"/>
    <w:rsid w:val="00CB7149"/>
    <w:rsid w:val="00CC0F76"/>
    <w:rsid w:val="00CD263D"/>
    <w:rsid w:val="00CF61B2"/>
    <w:rsid w:val="00CF6E1A"/>
    <w:rsid w:val="00D33022"/>
    <w:rsid w:val="00D37A73"/>
    <w:rsid w:val="00D4230A"/>
    <w:rsid w:val="00D4775B"/>
    <w:rsid w:val="00D51404"/>
    <w:rsid w:val="00D54560"/>
    <w:rsid w:val="00D650A4"/>
    <w:rsid w:val="00D66273"/>
    <w:rsid w:val="00D75863"/>
    <w:rsid w:val="00D75988"/>
    <w:rsid w:val="00D77FAD"/>
    <w:rsid w:val="00D9220E"/>
    <w:rsid w:val="00D97F1A"/>
    <w:rsid w:val="00DB1DF9"/>
    <w:rsid w:val="00DE0987"/>
    <w:rsid w:val="00DF766D"/>
    <w:rsid w:val="00E1385A"/>
    <w:rsid w:val="00E140C1"/>
    <w:rsid w:val="00E14A22"/>
    <w:rsid w:val="00E17717"/>
    <w:rsid w:val="00E20178"/>
    <w:rsid w:val="00E23657"/>
    <w:rsid w:val="00E31FED"/>
    <w:rsid w:val="00E55594"/>
    <w:rsid w:val="00E658F0"/>
    <w:rsid w:val="00E70452"/>
    <w:rsid w:val="00E75332"/>
    <w:rsid w:val="00E763CD"/>
    <w:rsid w:val="00EA44EE"/>
    <w:rsid w:val="00EA4D19"/>
    <w:rsid w:val="00EA4D79"/>
    <w:rsid w:val="00EA5779"/>
    <w:rsid w:val="00EB3B92"/>
    <w:rsid w:val="00EC090B"/>
    <w:rsid w:val="00EC5294"/>
    <w:rsid w:val="00EE24BF"/>
    <w:rsid w:val="00EE7D75"/>
    <w:rsid w:val="00EF5E79"/>
    <w:rsid w:val="00F01E98"/>
    <w:rsid w:val="00F1287D"/>
    <w:rsid w:val="00F149CA"/>
    <w:rsid w:val="00F215D6"/>
    <w:rsid w:val="00F658A6"/>
    <w:rsid w:val="00F71A71"/>
    <w:rsid w:val="00F734E0"/>
    <w:rsid w:val="00F7585D"/>
    <w:rsid w:val="00F86125"/>
    <w:rsid w:val="00F94B00"/>
    <w:rsid w:val="00F954CC"/>
    <w:rsid w:val="00F95FC7"/>
    <w:rsid w:val="00F964B2"/>
    <w:rsid w:val="00FA66D9"/>
    <w:rsid w:val="00FB5F6B"/>
    <w:rsid w:val="00FC0375"/>
    <w:rsid w:val="00FC7E1A"/>
    <w:rsid w:val="00FE32B3"/>
    <w:rsid w:val="00FF0641"/>
    <w:rsid w:val="01601319"/>
    <w:rsid w:val="02747AC7"/>
    <w:rsid w:val="0314AB2F"/>
    <w:rsid w:val="03239289"/>
    <w:rsid w:val="036631A7"/>
    <w:rsid w:val="039A5145"/>
    <w:rsid w:val="039CC33F"/>
    <w:rsid w:val="03A1C8E1"/>
    <w:rsid w:val="03FE86F1"/>
    <w:rsid w:val="0478D77C"/>
    <w:rsid w:val="049B25E8"/>
    <w:rsid w:val="04BF9E1B"/>
    <w:rsid w:val="04E71503"/>
    <w:rsid w:val="05F268E6"/>
    <w:rsid w:val="064C5CBC"/>
    <w:rsid w:val="06D3F70B"/>
    <w:rsid w:val="06D4708A"/>
    <w:rsid w:val="0713F1CB"/>
    <w:rsid w:val="076155DA"/>
    <w:rsid w:val="07A2D485"/>
    <w:rsid w:val="07AB29B1"/>
    <w:rsid w:val="07AF1183"/>
    <w:rsid w:val="07B1C29D"/>
    <w:rsid w:val="07E217E0"/>
    <w:rsid w:val="08336344"/>
    <w:rsid w:val="0A33EA01"/>
    <w:rsid w:val="0A4E4593"/>
    <w:rsid w:val="0A8175EE"/>
    <w:rsid w:val="0BD14191"/>
    <w:rsid w:val="0C1DEE3A"/>
    <w:rsid w:val="0C412650"/>
    <w:rsid w:val="0C413182"/>
    <w:rsid w:val="0CC76D16"/>
    <w:rsid w:val="0CD2BEE5"/>
    <w:rsid w:val="0D4B8588"/>
    <w:rsid w:val="0D50CF12"/>
    <w:rsid w:val="0D6503EB"/>
    <w:rsid w:val="0D91E4C8"/>
    <w:rsid w:val="0D9DEE58"/>
    <w:rsid w:val="0DF097C4"/>
    <w:rsid w:val="0E16ED73"/>
    <w:rsid w:val="0E71A658"/>
    <w:rsid w:val="0EA42415"/>
    <w:rsid w:val="0ED61782"/>
    <w:rsid w:val="0ED64F88"/>
    <w:rsid w:val="0EFE38C3"/>
    <w:rsid w:val="0F51BAD5"/>
    <w:rsid w:val="0F75ADE1"/>
    <w:rsid w:val="0F9D69E6"/>
    <w:rsid w:val="0FF8E69C"/>
    <w:rsid w:val="10196027"/>
    <w:rsid w:val="1050F197"/>
    <w:rsid w:val="112A64B4"/>
    <w:rsid w:val="11575493"/>
    <w:rsid w:val="116CCDC9"/>
    <w:rsid w:val="1171079E"/>
    <w:rsid w:val="12989ABA"/>
    <w:rsid w:val="12FFA052"/>
    <w:rsid w:val="137B7208"/>
    <w:rsid w:val="15059CB4"/>
    <w:rsid w:val="16AE6EFC"/>
    <w:rsid w:val="1825164F"/>
    <w:rsid w:val="18269549"/>
    <w:rsid w:val="18DD73EF"/>
    <w:rsid w:val="18F9B92A"/>
    <w:rsid w:val="1A4A3432"/>
    <w:rsid w:val="1A57A45C"/>
    <w:rsid w:val="1AA52ABE"/>
    <w:rsid w:val="1AD07174"/>
    <w:rsid w:val="1B48EA04"/>
    <w:rsid w:val="1C8C994D"/>
    <w:rsid w:val="1D07D2B2"/>
    <w:rsid w:val="1D53A0FE"/>
    <w:rsid w:val="1E7588B0"/>
    <w:rsid w:val="1EF95CE2"/>
    <w:rsid w:val="1EFBC2E2"/>
    <w:rsid w:val="1F9E4022"/>
    <w:rsid w:val="1FA125F3"/>
    <w:rsid w:val="20232E45"/>
    <w:rsid w:val="202B1316"/>
    <w:rsid w:val="207F7F6D"/>
    <w:rsid w:val="208772E5"/>
    <w:rsid w:val="20BD8656"/>
    <w:rsid w:val="221FF804"/>
    <w:rsid w:val="2238A4B9"/>
    <w:rsid w:val="22674E3E"/>
    <w:rsid w:val="226E3985"/>
    <w:rsid w:val="22B726ED"/>
    <w:rsid w:val="232D8F56"/>
    <w:rsid w:val="23545F83"/>
    <w:rsid w:val="2380CB94"/>
    <w:rsid w:val="239BC74B"/>
    <w:rsid w:val="23F19612"/>
    <w:rsid w:val="24525A5F"/>
    <w:rsid w:val="24D76946"/>
    <w:rsid w:val="2592AD5E"/>
    <w:rsid w:val="25FA6B6A"/>
    <w:rsid w:val="2602C9E6"/>
    <w:rsid w:val="27DFDB65"/>
    <w:rsid w:val="27E9F7A7"/>
    <w:rsid w:val="2830DDE7"/>
    <w:rsid w:val="28C8453E"/>
    <w:rsid w:val="292EFE59"/>
    <w:rsid w:val="2954B55C"/>
    <w:rsid w:val="295C18BC"/>
    <w:rsid w:val="2990CB37"/>
    <w:rsid w:val="29FBD09B"/>
    <w:rsid w:val="2A6A66AC"/>
    <w:rsid w:val="2A72E333"/>
    <w:rsid w:val="2B68A0A0"/>
    <w:rsid w:val="2C49B80F"/>
    <w:rsid w:val="2C671A72"/>
    <w:rsid w:val="2C73A0C0"/>
    <w:rsid w:val="2CA55D02"/>
    <w:rsid w:val="2CBA3246"/>
    <w:rsid w:val="2CC3360B"/>
    <w:rsid w:val="2D52EE85"/>
    <w:rsid w:val="2D802E13"/>
    <w:rsid w:val="2EDC7C82"/>
    <w:rsid w:val="2EFE92A7"/>
    <w:rsid w:val="307BFDE3"/>
    <w:rsid w:val="31B1EFA8"/>
    <w:rsid w:val="31E7297F"/>
    <w:rsid w:val="31ED08B7"/>
    <w:rsid w:val="329C3267"/>
    <w:rsid w:val="32B8EB90"/>
    <w:rsid w:val="33209E23"/>
    <w:rsid w:val="340BC764"/>
    <w:rsid w:val="343D059A"/>
    <w:rsid w:val="354B56E7"/>
    <w:rsid w:val="3599DBF1"/>
    <w:rsid w:val="35D4F462"/>
    <w:rsid w:val="3639B773"/>
    <w:rsid w:val="367F41EF"/>
    <w:rsid w:val="3690CEE6"/>
    <w:rsid w:val="36E74015"/>
    <w:rsid w:val="36EC85CC"/>
    <w:rsid w:val="36FDE582"/>
    <w:rsid w:val="3761DFCF"/>
    <w:rsid w:val="3807D62D"/>
    <w:rsid w:val="3808436D"/>
    <w:rsid w:val="382D2D4B"/>
    <w:rsid w:val="3887164C"/>
    <w:rsid w:val="38A7E871"/>
    <w:rsid w:val="38CAD7B4"/>
    <w:rsid w:val="398D351D"/>
    <w:rsid w:val="39A7F0DB"/>
    <w:rsid w:val="3A356493"/>
    <w:rsid w:val="3A5DC05E"/>
    <w:rsid w:val="3B40D455"/>
    <w:rsid w:val="3C68FA9E"/>
    <w:rsid w:val="3CC5FFBF"/>
    <w:rsid w:val="3CDDEA1D"/>
    <w:rsid w:val="3D78D9D2"/>
    <w:rsid w:val="3D92DAF4"/>
    <w:rsid w:val="3DAFCF9E"/>
    <w:rsid w:val="3DBD1697"/>
    <w:rsid w:val="3E076EDB"/>
    <w:rsid w:val="3E13888D"/>
    <w:rsid w:val="3F482B67"/>
    <w:rsid w:val="3F52AABF"/>
    <w:rsid w:val="3F8017B5"/>
    <w:rsid w:val="3FAF7D84"/>
    <w:rsid w:val="3FB72549"/>
    <w:rsid w:val="40B7B3DF"/>
    <w:rsid w:val="419C215A"/>
    <w:rsid w:val="421E473B"/>
    <w:rsid w:val="429D1D3A"/>
    <w:rsid w:val="42DEA642"/>
    <w:rsid w:val="42F8ACFB"/>
    <w:rsid w:val="442914EB"/>
    <w:rsid w:val="44A03C6B"/>
    <w:rsid w:val="4504AFF2"/>
    <w:rsid w:val="451823D4"/>
    <w:rsid w:val="455BF25A"/>
    <w:rsid w:val="45D04EAD"/>
    <w:rsid w:val="45D25A92"/>
    <w:rsid w:val="4695A97C"/>
    <w:rsid w:val="46CCD3A3"/>
    <w:rsid w:val="471043C5"/>
    <w:rsid w:val="4763AAEF"/>
    <w:rsid w:val="47BB952C"/>
    <w:rsid w:val="491FC530"/>
    <w:rsid w:val="4993857D"/>
    <w:rsid w:val="49A4D235"/>
    <w:rsid w:val="49AC9098"/>
    <w:rsid w:val="4A04A191"/>
    <w:rsid w:val="4A07A063"/>
    <w:rsid w:val="4A178CC4"/>
    <w:rsid w:val="4A3CD9D8"/>
    <w:rsid w:val="4A5BCFAD"/>
    <w:rsid w:val="4AF5F84E"/>
    <w:rsid w:val="4B72D59B"/>
    <w:rsid w:val="4BBDD04C"/>
    <w:rsid w:val="4C094FB6"/>
    <w:rsid w:val="4C2B398D"/>
    <w:rsid w:val="4C789696"/>
    <w:rsid w:val="4CDD7EDC"/>
    <w:rsid w:val="4D3933F5"/>
    <w:rsid w:val="4D8B2A2F"/>
    <w:rsid w:val="4E0CB8A2"/>
    <w:rsid w:val="4E2F1581"/>
    <w:rsid w:val="4E64EF62"/>
    <w:rsid w:val="4EABF5AF"/>
    <w:rsid w:val="4EC948CF"/>
    <w:rsid w:val="4F449A4C"/>
    <w:rsid w:val="4F9FB00A"/>
    <w:rsid w:val="501CE1C0"/>
    <w:rsid w:val="504790DC"/>
    <w:rsid w:val="507EF2B6"/>
    <w:rsid w:val="50A06D77"/>
    <w:rsid w:val="50C0DDEE"/>
    <w:rsid w:val="52205BF6"/>
    <w:rsid w:val="5445DB7E"/>
    <w:rsid w:val="549C63C9"/>
    <w:rsid w:val="549DD782"/>
    <w:rsid w:val="55575287"/>
    <w:rsid w:val="5563CCE4"/>
    <w:rsid w:val="55E8A901"/>
    <w:rsid w:val="55F522A9"/>
    <w:rsid w:val="5615384D"/>
    <w:rsid w:val="566CFE06"/>
    <w:rsid w:val="56892F9A"/>
    <w:rsid w:val="57D48688"/>
    <w:rsid w:val="59552CB4"/>
    <w:rsid w:val="5A0AF07A"/>
    <w:rsid w:val="5B2502BC"/>
    <w:rsid w:val="5B9955A6"/>
    <w:rsid w:val="5C4D809A"/>
    <w:rsid w:val="5C79E298"/>
    <w:rsid w:val="5CD6F448"/>
    <w:rsid w:val="5D0AEA52"/>
    <w:rsid w:val="5DA912EC"/>
    <w:rsid w:val="5E616D1E"/>
    <w:rsid w:val="5E9F9E08"/>
    <w:rsid w:val="5EB88539"/>
    <w:rsid w:val="5F08F3E5"/>
    <w:rsid w:val="5F5C9E91"/>
    <w:rsid w:val="60EEEFC8"/>
    <w:rsid w:val="613FC96E"/>
    <w:rsid w:val="61492E54"/>
    <w:rsid w:val="616FB1C6"/>
    <w:rsid w:val="6181E97B"/>
    <w:rsid w:val="62A8531A"/>
    <w:rsid w:val="632CBA48"/>
    <w:rsid w:val="6382FE0E"/>
    <w:rsid w:val="63E12856"/>
    <w:rsid w:val="6425882F"/>
    <w:rsid w:val="642B2D56"/>
    <w:rsid w:val="648D6472"/>
    <w:rsid w:val="64934622"/>
    <w:rsid w:val="666E7F2A"/>
    <w:rsid w:val="6683AE5E"/>
    <w:rsid w:val="6727039B"/>
    <w:rsid w:val="676DEEB3"/>
    <w:rsid w:val="69039BA3"/>
    <w:rsid w:val="69152B99"/>
    <w:rsid w:val="69AF7D15"/>
    <w:rsid w:val="69F17F99"/>
    <w:rsid w:val="6AAE72B1"/>
    <w:rsid w:val="6C121B0B"/>
    <w:rsid w:val="6CB30982"/>
    <w:rsid w:val="6EB7FD96"/>
    <w:rsid w:val="6EE50CC6"/>
    <w:rsid w:val="6F2D925C"/>
    <w:rsid w:val="6F54288B"/>
    <w:rsid w:val="6F6695F6"/>
    <w:rsid w:val="6F888C95"/>
    <w:rsid w:val="6F8B276E"/>
    <w:rsid w:val="7077DBF1"/>
    <w:rsid w:val="70CA3CE6"/>
    <w:rsid w:val="70EA0638"/>
    <w:rsid w:val="713B672A"/>
    <w:rsid w:val="71E9E685"/>
    <w:rsid w:val="72032C5A"/>
    <w:rsid w:val="72A668A1"/>
    <w:rsid w:val="72EE10D2"/>
    <w:rsid w:val="73009136"/>
    <w:rsid w:val="73117DAC"/>
    <w:rsid w:val="734B76F8"/>
    <w:rsid w:val="73A1195C"/>
    <w:rsid w:val="7512E804"/>
    <w:rsid w:val="7599DA56"/>
    <w:rsid w:val="75D524B7"/>
    <w:rsid w:val="75D8ACDB"/>
    <w:rsid w:val="75E887E4"/>
    <w:rsid w:val="75E9C293"/>
    <w:rsid w:val="75FC67F4"/>
    <w:rsid w:val="7612A227"/>
    <w:rsid w:val="7771E9C7"/>
    <w:rsid w:val="77C0B688"/>
    <w:rsid w:val="78A4B85A"/>
    <w:rsid w:val="7920F141"/>
    <w:rsid w:val="792F7731"/>
    <w:rsid w:val="7954DC59"/>
    <w:rsid w:val="796A7904"/>
    <w:rsid w:val="79968F91"/>
    <w:rsid w:val="79D78EBA"/>
    <w:rsid w:val="79FFD4C7"/>
    <w:rsid w:val="7A46E829"/>
    <w:rsid w:val="7A51E87D"/>
    <w:rsid w:val="7B2526A6"/>
    <w:rsid w:val="7B66B555"/>
    <w:rsid w:val="7CB92738"/>
    <w:rsid w:val="7E971940"/>
    <w:rsid w:val="7FDC3D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AEB9E"/>
  <w15:docId w15:val="{E30C66FD-40F3-41CB-B849-224F1E74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472"/>
    <w:pPr>
      <w:spacing w:line="276" w:lineRule="auto"/>
      <w:jc w:val="both"/>
    </w:pPr>
    <w:rPr>
      <w:rFonts w:ascii="Microsoft Sans Serif" w:eastAsiaTheme="minorEastAsia" w:hAnsi="Microsoft Sans Serif"/>
      <w:sz w:val="22"/>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qFormat/>
    <w:rsid w:val="004B7E44"/>
    <w:rPr>
      <w:rFonts w:asciiTheme="majorHAnsi" w:eastAsia="Times New Roman" w:hAnsiTheme="majorHAnsi" w:cs="Times New Roman"/>
      <w:b/>
      <w:color w:val="FFFFFF" w:themeColor="background1"/>
      <w:sz w:val="48"/>
      <w:szCs w:val="24"/>
    </w:rPr>
  </w:style>
  <w:style w:type="character" w:customStyle="1" w:styleId="TitleChar">
    <w:name w:val="Title Char"/>
    <w:basedOn w:val="DefaultParagraphFont"/>
    <w:link w:val="Title"/>
    <w:uiPriority w:val="1"/>
    <w:qFormat/>
    <w:rsid w:val="004B7E44"/>
    <w:rPr>
      <w:rFonts w:asciiTheme="majorHAnsi" w:eastAsia="Times New Roman" w:hAnsiTheme="majorHAnsi" w:cs="Times New Roman"/>
      <w:b/>
      <w:caps/>
      <w:color w:val="FFFFFF" w:themeColor="background1"/>
      <w:sz w:val="100"/>
      <w:szCs w:val="40"/>
    </w:rPr>
  </w:style>
  <w:style w:type="character" w:customStyle="1" w:styleId="SubtitleChar">
    <w:name w:val="Subtitle Char"/>
    <w:basedOn w:val="DefaultParagraphFont"/>
    <w:link w:val="Subtitle"/>
    <w:uiPriority w:val="4"/>
    <w:qFormat/>
    <w:rsid w:val="004B7E44"/>
    <w:rPr>
      <w:rFonts w:eastAsia="Times New Roman" w:cs="Times New Roman"/>
      <w:color w:val="FFFFFF" w:themeColor="background1"/>
      <w:sz w:val="72"/>
      <w:szCs w:val="22"/>
    </w:rPr>
  </w:style>
  <w:style w:type="character" w:customStyle="1" w:styleId="Heading2Char">
    <w:name w:val="Heading 2 Char"/>
    <w:basedOn w:val="DefaultParagraphFont"/>
    <w:link w:val="Heading2"/>
    <w:uiPriority w:val="2"/>
    <w:qFormat/>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qFormat/>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qFormat/>
    <w:rsid w:val="004B7E44"/>
    <w:rPr>
      <w:rFonts w:eastAsia="Times New Roman" w:cs="Times New Roman"/>
      <w:b/>
      <w:caps/>
      <w:color w:val="161718" w:themeColor="text1"/>
      <w:spacing w:val="20"/>
      <w:kern w:val="2"/>
      <w:sz w:val="24"/>
      <w:szCs w:val="22"/>
    </w:rPr>
  </w:style>
  <w:style w:type="character" w:customStyle="1" w:styleId="Heading5Char">
    <w:name w:val="Heading 5 Char"/>
    <w:basedOn w:val="DefaultParagraphFont"/>
    <w:link w:val="Heading5"/>
    <w:uiPriority w:val="2"/>
    <w:semiHidden/>
    <w:qFormat/>
    <w:rsid w:val="005A718F"/>
    <w:rPr>
      <w:rFonts w:eastAsia="Times New Roman" w:cs="Times New Roman"/>
      <w:spacing w:val="-4"/>
      <w:kern w:val="2"/>
      <w:sz w:val="18"/>
      <w:szCs w:val="18"/>
    </w:rPr>
  </w:style>
  <w:style w:type="character" w:customStyle="1" w:styleId="HeaderChar">
    <w:name w:val="Header Char"/>
    <w:basedOn w:val="DefaultParagraphFont"/>
    <w:link w:val="Header"/>
    <w:uiPriority w:val="99"/>
    <w:qFormat/>
    <w:rsid w:val="005A718F"/>
  </w:style>
  <w:style w:type="character" w:customStyle="1" w:styleId="FooterChar">
    <w:name w:val="Footer Char"/>
    <w:basedOn w:val="DefaultParagraphFont"/>
    <w:link w:val="Footer"/>
    <w:uiPriority w:val="99"/>
    <w:qFormat/>
    <w:rsid w:val="005A718F"/>
  </w:style>
  <w:style w:type="character" w:styleId="PlaceholderText">
    <w:name w:val="Placeholder Text"/>
    <w:basedOn w:val="DefaultParagraphFont"/>
    <w:uiPriority w:val="99"/>
    <w:semiHidden/>
    <w:qFormat/>
    <w:rsid w:val="00945900"/>
    <w:rPr>
      <w:color w:val="808080"/>
    </w:rPr>
  </w:style>
  <w:style w:type="character" w:styleId="Hyperlink">
    <w:name w:val="Hyperlink"/>
    <w:basedOn w:val="DefaultParagraphFont"/>
    <w:uiPriority w:val="99"/>
    <w:unhideWhenUsed/>
    <w:rsid w:val="00C334D9"/>
    <w:rPr>
      <w:color w:val="93C842" w:themeColor="hyperlink"/>
      <w:u w:val="single"/>
    </w:rPr>
  </w:style>
  <w:style w:type="character" w:customStyle="1" w:styleId="UnresolvedMention1">
    <w:name w:val="Unresolved Mention1"/>
    <w:basedOn w:val="DefaultParagraphFont"/>
    <w:uiPriority w:val="99"/>
    <w:semiHidden/>
    <w:unhideWhenUsed/>
    <w:qFormat/>
    <w:rsid w:val="00C334D9"/>
    <w:rPr>
      <w:color w:val="605E5C"/>
      <w:shd w:val="clear" w:color="auto" w:fill="E1DFDD"/>
    </w:rPr>
  </w:style>
  <w:style w:type="character" w:customStyle="1" w:styleId="BalloonTextChar">
    <w:name w:val="Balloon Text Char"/>
    <w:basedOn w:val="DefaultParagraphFont"/>
    <w:link w:val="BalloonText"/>
    <w:uiPriority w:val="99"/>
    <w:semiHidden/>
    <w:qFormat/>
    <w:rsid w:val="00B60DDB"/>
    <w:rPr>
      <w:rFonts w:ascii="Segoe UI" w:eastAsiaTheme="minorEastAsia" w:hAnsi="Segoe UI" w:cs="Segoe UI"/>
    </w:rPr>
  </w:style>
  <w:style w:type="character" w:styleId="CommentReference">
    <w:name w:val="annotation reference"/>
    <w:basedOn w:val="DefaultParagraphFont"/>
    <w:uiPriority w:val="99"/>
    <w:semiHidden/>
    <w:unhideWhenUsed/>
    <w:qFormat/>
    <w:rsid w:val="00A6064D"/>
    <w:rPr>
      <w:sz w:val="16"/>
      <w:szCs w:val="16"/>
    </w:rPr>
  </w:style>
  <w:style w:type="character" w:customStyle="1" w:styleId="CommentTextChar">
    <w:name w:val="Comment Text Char"/>
    <w:basedOn w:val="DefaultParagraphFont"/>
    <w:link w:val="CommentText"/>
    <w:uiPriority w:val="99"/>
    <w:qFormat/>
    <w:rsid w:val="00A6064D"/>
    <w:rPr>
      <w:rFonts w:eastAsiaTheme="minorEastAsia"/>
      <w:sz w:val="20"/>
      <w:szCs w:val="20"/>
    </w:rPr>
  </w:style>
  <w:style w:type="character" w:customStyle="1" w:styleId="CommentSubjectChar">
    <w:name w:val="Comment Subject Char"/>
    <w:basedOn w:val="CommentTextChar"/>
    <w:link w:val="CommentSubject"/>
    <w:uiPriority w:val="99"/>
    <w:semiHidden/>
    <w:qFormat/>
    <w:rsid w:val="00A6064D"/>
    <w:rPr>
      <w:rFonts w:eastAsiaTheme="minorEastAsia"/>
      <w:b/>
      <w:bCs/>
      <w:sz w:val="20"/>
      <w:szCs w:val="20"/>
    </w:rPr>
  </w:style>
  <w:style w:type="character" w:styleId="UnresolvedMention">
    <w:name w:val="Unresolved Mention"/>
    <w:basedOn w:val="DefaultParagraphFont"/>
    <w:uiPriority w:val="99"/>
    <w:semiHidden/>
    <w:unhideWhenUsed/>
    <w:qFormat/>
    <w:rsid w:val="002B6B73"/>
    <w:rPr>
      <w:color w:val="605E5C"/>
      <w:shd w:val="clear" w:color="auto" w:fill="E1DFDD"/>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paragraph" w:styleId="NoSpacing">
    <w:name w:val="No Spacing"/>
    <w:uiPriority w:val="1"/>
    <w:unhideWhenUsed/>
    <w:qFormat/>
    <w:rsid w:val="005A718F"/>
    <w:pPr>
      <w:spacing w:line="276" w:lineRule="auto"/>
    </w:pPr>
    <w:rPr>
      <w:rFonts w:eastAsia="Times New Roman" w:cs="Times New Roman"/>
      <w:spacing w:val="10"/>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A718F"/>
    <w:pPr>
      <w:spacing w:line="240" w:lineRule="auto"/>
    </w:pPr>
  </w:style>
  <w:style w:type="paragraph" w:styleId="Footer">
    <w:name w:val="footer"/>
    <w:basedOn w:val="Normal"/>
    <w:link w:val="FooterChar"/>
    <w:uiPriority w:val="99"/>
    <w:unhideWhenUsed/>
    <w:rsid w:val="005A718F"/>
    <w:pPr>
      <w:spacing w:line="240" w:lineRule="auto"/>
      <w:jc w:val="center"/>
    </w:pPr>
  </w:style>
  <w:style w:type="paragraph" w:styleId="ListParagraph">
    <w:name w:val="List Paragraph"/>
    <w:basedOn w:val="Normal"/>
    <w:uiPriority w:val="34"/>
    <w:unhideWhenUsed/>
    <w:qFormat/>
    <w:rsid w:val="0083687C"/>
    <w:pPr>
      <w:ind w:left="720"/>
      <w:contextualSpacing/>
    </w:pPr>
  </w:style>
  <w:style w:type="paragraph" w:styleId="TOC1">
    <w:name w:val="toc 1"/>
    <w:basedOn w:val="Normal"/>
    <w:next w:val="Normal"/>
    <w:autoRedefine/>
    <w:uiPriority w:val="39"/>
    <w:unhideWhenUsed/>
    <w:rsid w:val="00E22656"/>
    <w:pPr>
      <w:spacing w:after="100"/>
    </w:pPr>
  </w:style>
  <w:style w:type="paragraph" w:styleId="TOC2">
    <w:name w:val="toc 2"/>
    <w:basedOn w:val="Normal"/>
    <w:next w:val="Normal"/>
    <w:autoRedefine/>
    <w:uiPriority w:val="39"/>
    <w:unhideWhenUsed/>
    <w:rsid w:val="00E22656"/>
    <w:pPr>
      <w:spacing w:after="100"/>
      <w:ind w:left="280"/>
    </w:pPr>
  </w:style>
  <w:style w:type="paragraph" w:styleId="TOC3">
    <w:name w:val="toc 3"/>
    <w:basedOn w:val="Normal"/>
    <w:next w:val="Normal"/>
    <w:autoRedefine/>
    <w:uiPriority w:val="39"/>
    <w:unhideWhenUsed/>
    <w:rsid w:val="00E22656"/>
    <w:pPr>
      <w:spacing w:after="100"/>
      <w:ind w:left="560"/>
    </w:pPr>
  </w:style>
  <w:style w:type="paragraph" w:styleId="TOC4">
    <w:name w:val="toc 4"/>
    <w:basedOn w:val="Normal"/>
    <w:next w:val="Normal"/>
    <w:autoRedefine/>
    <w:uiPriority w:val="39"/>
    <w:unhideWhenUsed/>
    <w:rsid w:val="00E22656"/>
    <w:pPr>
      <w:spacing w:after="100"/>
      <w:ind w:left="840"/>
    </w:pPr>
  </w:style>
  <w:style w:type="paragraph" w:styleId="BalloonText">
    <w:name w:val="Balloon Text"/>
    <w:basedOn w:val="Normal"/>
    <w:link w:val="BalloonTextChar"/>
    <w:uiPriority w:val="99"/>
    <w:semiHidden/>
    <w:unhideWhenUsed/>
    <w:qFormat/>
    <w:rsid w:val="00B60DDB"/>
    <w:pPr>
      <w:spacing w:line="240" w:lineRule="auto"/>
    </w:pPr>
    <w:rPr>
      <w:rFonts w:ascii="Segoe UI" w:hAnsi="Segoe UI" w:cs="Segoe UI"/>
      <w:sz w:val="18"/>
      <w:szCs w:val="18"/>
    </w:rPr>
  </w:style>
  <w:style w:type="paragraph" w:styleId="CommentText">
    <w:name w:val="annotation text"/>
    <w:basedOn w:val="Normal"/>
    <w:link w:val="CommentTextChar"/>
    <w:uiPriority w:val="99"/>
    <w:unhideWhenUsed/>
    <w:qFormat/>
    <w:rsid w:val="00A606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6064D"/>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66675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7860"/>
    <w:rPr>
      <w:color w:val="93C842" w:themeColor="followedHyperlink"/>
      <w:u w:val="single"/>
    </w:rPr>
  </w:style>
  <w:style w:type="paragraph" w:styleId="Revision">
    <w:name w:val="Revision"/>
    <w:hidden/>
    <w:uiPriority w:val="99"/>
    <w:semiHidden/>
    <w:rsid w:val="00D75988"/>
    <w:pPr>
      <w:suppressAutoHyphens w:val="0"/>
    </w:pPr>
    <w:rPr>
      <w:rFonts w:ascii="Microsoft Sans Serif" w:eastAsiaTheme="minorEastAsia" w:hAnsi="Microsoft Sans Seri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ress-files.anu.edu.au/downloads/press/n6484/pdf/ch25.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i.org/10.3389/fcomm.2023.123130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search.utwente.nl/en/publications/science-communication-an-introduction/"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doi.org/10.1371/journal.pone.030336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ress.anu.edu.au/publications/communicating-sci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github.com/MSCA-DN-Digital-Finance/Courses/tree/e28144184593a0269ceb2f6a5a283be9e81981ab/Cohort%201%20(2024.01-2027.12)/MSCA_DF_39" TargetMode="External"/><Relationship Id="rId27" Type="http://schemas.openxmlformats.org/officeDocument/2006/relationships/fontTable" Target="fontTable.xm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1d8da2-8f88-4800-8770-80c6a7352f58">
      <Terms xmlns="http://schemas.microsoft.com/office/infopath/2007/PartnerControls"/>
    </lcf76f155ced4ddcb4097134ff3c332f>
    <TaxCatchAll xmlns="2d4ca6b3-83de-4e44-aa6a-5c096b5b46aa" xsi:nil="true"/>
    <_Flow_SignoffStatus xmlns="891d8da2-8f88-4800-8770-80c6a7352f58" xsi:nil="true"/>
    <Syllabus xmlns="891d8da2-8f88-4800-8770-80c6a7352f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A8D4B23DEB8240B95BD2AA6AB20765" ma:contentTypeVersion="17" ma:contentTypeDescription="Een nieuw document maken." ma:contentTypeScope="" ma:versionID="b29c8215d62c1304fc9314b70ed5c8a7">
  <xsd:schema xmlns:xsd="http://www.w3.org/2001/XMLSchema" xmlns:xs="http://www.w3.org/2001/XMLSchema" xmlns:p="http://schemas.microsoft.com/office/2006/metadata/properties" xmlns:ns2="891d8da2-8f88-4800-8770-80c6a7352f58" xmlns:ns3="2d4ca6b3-83de-4e44-aa6a-5c096b5b46aa" targetNamespace="http://schemas.microsoft.com/office/2006/metadata/properties" ma:root="true" ma:fieldsID="014195d8b1eab762150c104469de64b9" ns2:_="" ns3:_="">
    <xsd:import namespace="891d8da2-8f88-4800-8770-80c6a7352f58"/>
    <xsd:import namespace="2d4ca6b3-83de-4e44-aa6a-5c096b5b46a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_Flow_SignoffStatus" minOccurs="0"/>
                <xsd:element ref="ns2:Syllab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d8da2-8f88-4800-8770-80c6a7352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Flow_SignoffStatus" ma:index="23" nillable="true" ma:displayName="Afmeldingsstatus" ma:default="No" ma:format="Dropdown" ma:internalName="Afmeldingsstatus">
      <xsd:simpleType>
        <xsd:restriction base="dms:Text">
          <xsd:maxLength value="255"/>
        </xsd:restriction>
      </xsd:simpleType>
    </xsd:element>
    <xsd:element name="Syllabus" ma:index="24" nillable="true" ma:displayName="Syllabus" ma:format="Dropdown" ma:internalName="Syllab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ca6b3-83de-4e44-aa6a-5c096b5b46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483d42-ab4d-404f-9d68-cd89b2dcbf53}" ma:internalName="TaxCatchAll" ma:showField="CatchAllData" ma:web="2d4ca6b3-83de-4e44-aa6a-5c096b5b46a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4CEA6AD-E310-44EA-8C07-5AEB2DC9178B}">
  <ds:schemaRefs>
    <ds:schemaRef ds:uri="http://schemas.microsoft.com/office/2006/metadata/properties"/>
    <ds:schemaRef ds:uri="http://schemas.microsoft.com/office/infopath/2007/PartnerControls"/>
    <ds:schemaRef ds:uri="891d8da2-8f88-4800-8770-80c6a7352f58"/>
    <ds:schemaRef ds:uri="2d4ca6b3-83de-4e44-aa6a-5c096b5b46aa"/>
  </ds:schemaRefs>
</ds:datastoreItem>
</file>

<file path=customXml/itemProps2.xml><?xml version="1.0" encoding="utf-8"?>
<ds:datastoreItem xmlns:ds="http://schemas.openxmlformats.org/officeDocument/2006/customXml" ds:itemID="{4B84E2F4-F6A9-4A9C-AEDF-D6CD9C5A43D6}">
  <ds:schemaRefs>
    <ds:schemaRef ds:uri="http://schemas.microsoft.com/sharepoint/v3/contenttype/forms"/>
  </ds:schemaRefs>
</ds:datastoreItem>
</file>

<file path=customXml/itemProps3.xml><?xml version="1.0" encoding="utf-8"?>
<ds:datastoreItem xmlns:ds="http://schemas.openxmlformats.org/officeDocument/2006/customXml" ds:itemID="{12B4E358-AE65-4047-A9EE-FFC5F93EA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d8da2-8f88-4800-8770-80c6a7352f58"/>
    <ds:schemaRef ds:uri="2d4ca6b3-83de-4e44-aa6a-5c096b5b46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9F8A46-7807-4856-94AF-4A46DCE59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1876</Words>
  <Characters>10318</Characters>
  <Application>Microsoft Office Word</Application>
  <DocSecurity>0</DocSecurity>
  <Lines>85</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Maan-Leeftink, A.G. (BMS)</dc:creator>
  <dc:description/>
  <cp:lastModifiedBy>Huang, Xiaohong (UT-BMS)</cp:lastModifiedBy>
  <cp:revision>14</cp:revision>
  <dcterms:created xsi:type="dcterms:W3CDTF">2026-06-01T21:06:00Z</dcterms:created>
  <dcterms:modified xsi:type="dcterms:W3CDTF">2026-06-04T20:02:00Z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0x010100BAA8D4B23DEB8240B95BD2AA6AB20765</vt:lpwstr>
  </property>
  <property fmtid="{D5CDD505-2E9C-101B-9397-08002B2CF9AE}" pid="3" name="MediaServiceImageTags">
    <vt:lpwstr/>
  </property>
</Properties>
</file>